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A774DC" w:rsidRPr="00340144" w:rsidRDefault="00A82679" w:rsidP="00F40A24">
      <w:pPr>
        <w:pStyle w:val="Title1Right"/>
        <w:ind w:left="-630"/>
      </w:pPr>
      <w:r w:rsidRPr="00340144">
        <w:fldChar w:fldCharType="begin"/>
      </w:r>
      <w:r w:rsidR="008A604F" w:rsidRPr="00340144">
        <w:instrText xml:space="preserve"> DOCPROPERTY  "Project Name"  \* MERGEFORMAT </w:instrText>
      </w:r>
      <w:r w:rsidRPr="00340144">
        <w:fldChar w:fldCharType="separate"/>
      </w:r>
      <w:r w:rsidR="00366B0E" w:rsidRPr="00340144">
        <w:t>Enterprise Spatial Data Management</w:t>
      </w:r>
      <w:r w:rsidRPr="00340144">
        <w:fldChar w:fldCharType="end"/>
      </w:r>
    </w:p>
    <w:p w:rsidR="00A774DC" w:rsidRPr="00340144" w:rsidRDefault="00FE5F6D" w:rsidP="00154EF2">
      <w:pPr>
        <w:pStyle w:val="Title1Right"/>
      </w:pPr>
      <w:r w:rsidRPr="00340144">
        <w:t>SIM Behavioral Specification</w:t>
      </w:r>
    </w:p>
    <w:p w:rsidR="00A774DC" w:rsidRPr="00340144" w:rsidRDefault="00A774DC" w:rsidP="00A774DC">
      <w:pPr>
        <w:rPr>
          <w:lang w:val="nl-NL"/>
        </w:rPr>
      </w:pPr>
    </w:p>
    <w:p w:rsidR="00A774DC" w:rsidRPr="00340144" w:rsidRDefault="00A774DC" w:rsidP="00A774DC">
      <w:pPr>
        <w:rPr>
          <w:lang w:val="nl-NL"/>
        </w:rPr>
      </w:pPr>
    </w:p>
    <w:p w:rsidR="00A774DC" w:rsidRPr="00340144" w:rsidRDefault="00A774DC" w:rsidP="00A774DC">
      <w:pPr>
        <w:rPr>
          <w:lang w:val="nl-NL"/>
        </w:rPr>
      </w:pPr>
    </w:p>
    <w:p w:rsidR="00A774DC" w:rsidRPr="00340144" w:rsidRDefault="00A774DC" w:rsidP="00154EF2">
      <w:pPr>
        <w:pStyle w:val="Title3Right"/>
        <w:rPr>
          <w:lang w:val="nl-NL"/>
        </w:rPr>
      </w:pPr>
      <w:r w:rsidRPr="00340144">
        <w:rPr>
          <w:lang w:val="nl-NL"/>
        </w:rPr>
        <w:t xml:space="preserve">Document Version: </w:t>
      </w:r>
      <w:r w:rsidR="00A944A0" w:rsidRPr="00340144">
        <w:t>0.</w:t>
      </w:r>
      <w:r w:rsidR="00340144">
        <w:t>2</w:t>
      </w:r>
    </w:p>
    <w:p w:rsidR="00A774DC" w:rsidRPr="00340144" w:rsidRDefault="00A774DC" w:rsidP="00154EF2">
      <w:pPr>
        <w:pStyle w:val="Title3Right"/>
        <w:rPr>
          <w:lang w:val="nl-NL"/>
        </w:rPr>
      </w:pPr>
      <w:r w:rsidRPr="00340144">
        <w:rPr>
          <w:lang w:val="nl-NL"/>
        </w:rPr>
        <w:t xml:space="preserve">Document ID: </w:t>
      </w:r>
      <w:r w:rsidR="00FE5F6D" w:rsidRPr="00340144">
        <w:rPr>
          <w:lang w:val="nl-NL"/>
        </w:rPr>
        <w:t xml:space="preserve">SIM Behavioral Spec </w:t>
      </w:r>
    </w:p>
    <w:p w:rsidR="00A774DC" w:rsidRPr="00340144" w:rsidRDefault="003C5802" w:rsidP="00154EF2">
      <w:pPr>
        <w:pStyle w:val="Title3Right"/>
      </w:pPr>
      <w:r w:rsidRPr="00340144">
        <w:t xml:space="preserve">Date: </w:t>
      </w:r>
      <w:r w:rsidR="0021028D">
        <w:t>07 Mar 2016</w:t>
      </w:r>
      <w:r w:rsidR="001D7150">
        <w:fldChar w:fldCharType="begin"/>
      </w:r>
      <w:r w:rsidR="001D7150">
        <w:instrText xml:space="preserve"> DOCPROPERTY  Date  \* MERGEFORMAT </w:instrText>
      </w:r>
      <w:r w:rsidR="001D7150">
        <w:fldChar w:fldCharType="separate"/>
      </w:r>
      <w:r w:rsidR="00FE5F6D" w:rsidRPr="00340144">
        <w:t>23 December</w:t>
      </w:r>
      <w:r w:rsidR="00366B0E" w:rsidRPr="00340144">
        <w:t xml:space="preserve"> 2015</w:t>
      </w:r>
      <w:r w:rsidR="001D7150">
        <w:fldChar w:fldCharType="end"/>
      </w:r>
    </w:p>
    <w:p w:rsidR="00A774DC" w:rsidRPr="00340144" w:rsidRDefault="00A774DC" w:rsidP="00A774DC"/>
    <w:p w:rsidR="003C5802" w:rsidRPr="00340144" w:rsidRDefault="003C5802" w:rsidP="00A774DC"/>
    <w:tbl>
      <w:tblPr>
        <w:tblW w:w="9360" w:type="dxa"/>
        <w:tblInd w:w="108" w:type="dxa"/>
        <w:tblLook w:val="0000" w:firstRow="0" w:lastRow="0" w:firstColumn="0" w:lastColumn="0" w:noHBand="0" w:noVBand="0"/>
      </w:tblPr>
      <w:tblGrid>
        <w:gridCol w:w="1219"/>
        <w:gridCol w:w="4523"/>
        <w:gridCol w:w="742"/>
        <w:gridCol w:w="2876"/>
      </w:tblGrid>
      <w:tr w:rsidR="00A774DC" w:rsidRPr="00340144" w:rsidTr="00A774DC">
        <w:trPr>
          <w:trHeight w:val="180"/>
        </w:trPr>
        <w:tc>
          <w:tcPr>
            <w:tcW w:w="1128" w:type="dxa"/>
          </w:tcPr>
          <w:p w:rsidR="00A774DC" w:rsidRPr="00340144" w:rsidRDefault="00A774DC" w:rsidP="00A774DC">
            <w:pPr>
              <w:pStyle w:val="TableText10Pt"/>
            </w:pPr>
            <w:r w:rsidRPr="00340144">
              <w:t>Signature:</w:t>
            </w:r>
          </w:p>
        </w:tc>
        <w:tc>
          <w:tcPr>
            <w:tcW w:w="4593" w:type="dxa"/>
            <w:tcBorders>
              <w:bottom w:val="single" w:sz="4" w:space="0" w:color="auto"/>
            </w:tcBorders>
          </w:tcPr>
          <w:p w:rsidR="00A774DC" w:rsidRPr="00340144" w:rsidRDefault="00A774DC" w:rsidP="00A774DC">
            <w:pPr>
              <w:pStyle w:val="TableText10Pt"/>
            </w:pPr>
          </w:p>
        </w:tc>
        <w:tc>
          <w:tcPr>
            <w:tcW w:w="720" w:type="dxa"/>
            <w:tcBorders>
              <w:bottom w:val="single" w:sz="4" w:space="0" w:color="auto"/>
            </w:tcBorders>
          </w:tcPr>
          <w:p w:rsidR="00A774DC" w:rsidRPr="00340144" w:rsidRDefault="00A774DC" w:rsidP="00A774DC">
            <w:pPr>
              <w:pStyle w:val="TableText10Pt"/>
            </w:pPr>
            <w:r w:rsidRPr="00340144">
              <w:t>Date:</w:t>
            </w:r>
          </w:p>
        </w:tc>
        <w:tc>
          <w:tcPr>
            <w:tcW w:w="2919" w:type="dxa"/>
            <w:tcBorders>
              <w:bottom w:val="single" w:sz="4" w:space="0" w:color="auto"/>
            </w:tcBorders>
          </w:tcPr>
          <w:p w:rsidR="00A774DC" w:rsidRPr="00340144" w:rsidRDefault="00A774DC" w:rsidP="00A774DC">
            <w:pPr>
              <w:pStyle w:val="TableText10Pt"/>
            </w:pPr>
          </w:p>
        </w:tc>
      </w:tr>
      <w:tr w:rsidR="00A774DC" w:rsidRPr="00340144" w:rsidTr="00A774DC">
        <w:trPr>
          <w:trHeight w:val="305"/>
        </w:trPr>
        <w:tc>
          <w:tcPr>
            <w:tcW w:w="1128" w:type="dxa"/>
          </w:tcPr>
          <w:p w:rsidR="00A774DC" w:rsidRPr="00340144" w:rsidRDefault="00A774DC" w:rsidP="00A774DC">
            <w:pPr>
              <w:pStyle w:val="TableText10Pt"/>
            </w:pPr>
          </w:p>
        </w:tc>
        <w:tc>
          <w:tcPr>
            <w:tcW w:w="8232" w:type="dxa"/>
            <w:gridSpan w:val="3"/>
            <w:tcBorders>
              <w:top w:val="single" w:sz="4" w:space="0" w:color="auto"/>
            </w:tcBorders>
          </w:tcPr>
          <w:p w:rsidR="00A774DC" w:rsidRPr="00340144" w:rsidRDefault="00A774DC" w:rsidP="00A774DC">
            <w:pPr>
              <w:pStyle w:val="TableText10Pt"/>
            </w:pPr>
            <w:r w:rsidRPr="00340144">
              <w:t>Sharon McGowan, DTP Program Manager</w:t>
            </w:r>
          </w:p>
        </w:tc>
      </w:tr>
      <w:tr w:rsidR="00A774DC" w:rsidRPr="00340144" w:rsidTr="00A774DC">
        <w:tc>
          <w:tcPr>
            <w:tcW w:w="1128" w:type="dxa"/>
          </w:tcPr>
          <w:p w:rsidR="00A774DC" w:rsidRPr="00340144" w:rsidRDefault="00A774DC" w:rsidP="00A774DC">
            <w:pPr>
              <w:pStyle w:val="TableText10Pt"/>
            </w:pPr>
          </w:p>
        </w:tc>
        <w:tc>
          <w:tcPr>
            <w:tcW w:w="4593" w:type="dxa"/>
          </w:tcPr>
          <w:p w:rsidR="00A774DC" w:rsidRPr="00340144" w:rsidRDefault="00A774DC" w:rsidP="00A774DC">
            <w:pPr>
              <w:pStyle w:val="TableText10Pt"/>
            </w:pPr>
          </w:p>
        </w:tc>
        <w:tc>
          <w:tcPr>
            <w:tcW w:w="720" w:type="dxa"/>
          </w:tcPr>
          <w:p w:rsidR="00A774DC" w:rsidRPr="00340144" w:rsidRDefault="00A774DC" w:rsidP="00A774DC">
            <w:pPr>
              <w:pStyle w:val="TableText10Pt"/>
            </w:pPr>
          </w:p>
        </w:tc>
        <w:tc>
          <w:tcPr>
            <w:tcW w:w="2919" w:type="dxa"/>
          </w:tcPr>
          <w:p w:rsidR="00A774DC" w:rsidRPr="00340144" w:rsidRDefault="00A774DC" w:rsidP="00A774DC">
            <w:pPr>
              <w:pStyle w:val="TableText10Pt"/>
            </w:pPr>
          </w:p>
        </w:tc>
      </w:tr>
      <w:tr w:rsidR="00A774DC" w:rsidRPr="00340144" w:rsidTr="00A774DC">
        <w:tc>
          <w:tcPr>
            <w:tcW w:w="1128" w:type="dxa"/>
          </w:tcPr>
          <w:p w:rsidR="00A774DC" w:rsidRPr="00340144" w:rsidRDefault="00A774DC" w:rsidP="00A774DC">
            <w:pPr>
              <w:pStyle w:val="TableText10Pt"/>
            </w:pPr>
            <w:r w:rsidRPr="00340144">
              <w:t>Signature:</w:t>
            </w:r>
          </w:p>
        </w:tc>
        <w:tc>
          <w:tcPr>
            <w:tcW w:w="4593" w:type="dxa"/>
            <w:tcBorders>
              <w:bottom w:val="single" w:sz="4" w:space="0" w:color="auto"/>
            </w:tcBorders>
          </w:tcPr>
          <w:p w:rsidR="00A774DC" w:rsidRPr="00340144" w:rsidRDefault="00A774DC" w:rsidP="00A774DC">
            <w:pPr>
              <w:pStyle w:val="TableText10Pt"/>
            </w:pPr>
          </w:p>
        </w:tc>
        <w:tc>
          <w:tcPr>
            <w:tcW w:w="720" w:type="dxa"/>
            <w:tcBorders>
              <w:bottom w:val="single" w:sz="4" w:space="0" w:color="auto"/>
            </w:tcBorders>
          </w:tcPr>
          <w:p w:rsidR="00A774DC" w:rsidRPr="00340144" w:rsidRDefault="00A774DC" w:rsidP="00A774DC">
            <w:pPr>
              <w:pStyle w:val="TableText10Pt"/>
            </w:pPr>
            <w:r w:rsidRPr="00340144">
              <w:t>Date:</w:t>
            </w:r>
          </w:p>
        </w:tc>
        <w:tc>
          <w:tcPr>
            <w:tcW w:w="2919" w:type="dxa"/>
            <w:tcBorders>
              <w:bottom w:val="single" w:sz="4" w:space="0" w:color="auto"/>
            </w:tcBorders>
          </w:tcPr>
          <w:p w:rsidR="00A774DC" w:rsidRPr="00340144" w:rsidRDefault="00A774DC" w:rsidP="00A774DC">
            <w:pPr>
              <w:pStyle w:val="TableText10Pt"/>
            </w:pPr>
          </w:p>
        </w:tc>
      </w:tr>
      <w:tr w:rsidR="00A774DC" w:rsidRPr="00340144" w:rsidTr="00A774DC">
        <w:trPr>
          <w:trHeight w:val="233"/>
        </w:trPr>
        <w:tc>
          <w:tcPr>
            <w:tcW w:w="1128" w:type="dxa"/>
          </w:tcPr>
          <w:p w:rsidR="00A774DC" w:rsidRPr="00340144" w:rsidRDefault="00A774DC" w:rsidP="00A774DC">
            <w:pPr>
              <w:pStyle w:val="TableText10Pt"/>
            </w:pPr>
          </w:p>
        </w:tc>
        <w:tc>
          <w:tcPr>
            <w:tcW w:w="8232" w:type="dxa"/>
            <w:gridSpan w:val="3"/>
            <w:tcBorders>
              <w:top w:val="single" w:sz="4" w:space="0" w:color="auto"/>
            </w:tcBorders>
          </w:tcPr>
          <w:p w:rsidR="00A774DC" w:rsidRPr="00340144" w:rsidRDefault="00A774DC" w:rsidP="00A774DC">
            <w:pPr>
              <w:pStyle w:val="TableText10Pt"/>
            </w:pPr>
            <w:r w:rsidRPr="00340144">
              <w:t>Don Smith, MDA Aviation Program Manager</w:t>
            </w:r>
          </w:p>
        </w:tc>
      </w:tr>
      <w:tr w:rsidR="00A774DC" w:rsidRPr="00340144" w:rsidTr="00A774DC">
        <w:tc>
          <w:tcPr>
            <w:tcW w:w="1128" w:type="dxa"/>
          </w:tcPr>
          <w:p w:rsidR="00A774DC" w:rsidRPr="00340144" w:rsidRDefault="00A774DC" w:rsidP="00A774DC">
            <w:pPr>
              <w:pStyle w:val="TableText10Pt"/>
            </w:pPr>
          </w:p>
        </w:tc>
        <w:tc>
          <w:tcPr>
            <w:tcW w:w="4593" w:type="dxa"/>
          </w:tcPr>
          <w:p w:rsidR="00A774DC" w:rsidRPr="00340144" w:rsidRDefault="00A774DC" w:rsidP="00A774DC">
            <w:pPr>
              <w:pStyle w:val="TableText10Pt"/>
            </w:pPr>
          </w:p>
        </w:tc>
        <w:tc>
          <w:tcPr>
            <w:tcW w:w="720" w:type="dxa"/>
          </w:tcPr>
          <w:p w:rsidR="00A774DC" w:rsidRPr="00340144" w:rsidRDefault="00A774DC" w:rsidP="00A774DC">
            <w:pPr>
              <w:pStyle w:val="TableText10Pt"/>
            </w:pPr>
          </w:p>
        </w:tc>
        <w:tc>
          <w:tcPr>
            <w:tcW w:w="2919" w:type="dxa"/>
          </w:tcPr>
          <w:p w:rsidR="00A774DC" w:rsidRPr="00340144" w:rsidRDefault="00A774DC" w:rsidP="00A774DC">
            <w:pPr>
              <w:pStyle w:val="TableText10Pt"/>
            </w:pPr>
          </w:p>
        </w:tc>
      </w:tr>
      <w:tr w:rsidR="00A774DC" w:rsidRPr="00340144" w:rsidTr="00A774DC">
        <w:tc>
          <w:tcPr>
            <w:tcW w:w="1128" w:type="dxa"/>
          </w:tcPr>
          <w:p w:rsidR="00A774DC" w:rsidRPr="00340144" w:rsidRDefault="00A774DC" w:rsidP="00A774DC">
            <w:pPr>
              <w:pStyle w:val="TableText10Pt"/>
            </w:pPr>
            <w:r w:rsidRPr="00340144">
              <w:t>Signature:</w:t>
            </w:r>
          </w:p>
        </w:tc>
        <w:tc>
          <w:tcPr>
            <w:tcW w:w="4593" w:type="dxa"/>
            <w:tcBorders>
              <w:bottom w:val="single" w:sz="4" w:space="0" w:color="auto"/>
            </w:tcBorders>
          </w:tcPr>
          <w:p w:rsidR="00A774DC" w:rsidRPr="00340144" w:rsidRDefault="00A774DC" w:rsidP="00A774DC">
            <w:pPr>
              <w:pStyle w:val="TableText10Pt"/>
            </w:pPr>
          </w:p>
        </w:tc>
        <w:tc>
          <w:tcPr>
            <w:tcW w:w="720" w:type="dxa"/>
            <w:tcBorders>
              <w:bottom w:val="single" w:sz="4" w:space="0" w:color="auto"/>
            </w:tcBorders>
          </w:tcPr>
          <w:p w:rsidR="00A774DC" w:rsidRPr="00340144" w:rsidRDefault="00A774DC" w:rsidP="00A774DC">
            <w:pPr>
              <w:pStyle w:val="TableText10Pt"/>
            </w:pPr>
            <w:r w:rsidRPr="00340144">
              <w:t>Date:</w:t>
            </w:r>
          </w:p>
        </w:tc>
        <w:tc>
          <w:tcPr>
            <w:tcW w:w="2919" w:type="dxa"/>
            <w:tcBorders>
              <w:bottom w:val="single" w:sz="4" w:space="0" w:color="auto"/>
            </w:tcBorders>
          </w:tcPr>
          <w:p w:rsidR="00A774DC" w:rsidRPr="00340144" w:rsidRDefault="00A774DC" w:rsidP="00A774DC">
            <w:pPr>
              <w:pStyle w:val="TableText10Pt"/>
            </w:pPr>
          </w:p>
        </w:tc>
      </w:tr>
      <w:tr w:rsidR="00A774DC" w:rsidRPr="00340144" w:rsidTr="00A774DC">
        <w:tc>
          <w:tcPr>
            <w:tcW w:w="1128" w:type="dxa"/>
          </w:tcPr>
          <w:p w:rsidR="00A774DC" w:rsidRPr="00340144" w:rsidRDefault="00A774DC" w:rsidP="00A774DC">
            <w:pPr>
              <w:pStyle w:val="TableText10Pt"/>
            </w:pPr>
          </w:p>
        </w:tc>
        <w:tc>
          <w:tcPr>
            <w:tcW w:w="8232" w:type="dxa"/>
            <w:gridSpan w:val="3"/>
            <w:tcBorders>
              <w:top w:val="single" w:sz="4" w:space="0" w:color="auto"/>
            </w:tcBorders>
          </w:tcPr>
          <w:p w:rsidR="00A774DC" w:rsidRPr="00340144" w:rsidRDefault="00A774DC" w:rsidP="00A774DC">
            <w:pPr>
              <w:pStyle w:val="TableText10Pt"/>
            </w:pPr>
            <w:r w:rsidRPr="00340144">
              <w:t>Tim Scheuer, ESDM Phase 1 Project Manager</w:t>
            </w:r>
          </w:p>
        </w:tc>
      </w:tr>
      <w:tr w:rsidR="00A774DC" w:rsidRPr="00340144" w:rsidTr="00A774DC">
        <w:tc>
          <w:tcPr>
            <w:tcW w:w="1128" w:type="dxa"/>
          </w:tcPr>
          <w:p w:rsidR="00A774DC" w:rsidRPr="00340144" w:rsidRDefault="00A774DC" w:rsidP="00A774DC">
            <w:pPr>
              <w:pStyle w:val="TableText10Pt"/>
            </w:pPr>
          </w:p>
        </w:tc>
        <w:tc>
          <w:tcPr>
            <w:tcW w:w="4593" w:type="dxa"/>
          </w:tcPr>
          <w:p w:rsidR="00A774DC" w:rsidRPr="00340144" w:rsidRDefault="00A774DC" w:rsidP="00A774DC">
            <w:pPr>
              <w:pStyle w:val="TableText10Pt"/>
            </w:pPr>
          </w:p>
        </w:tc>
        <w:tc>
          <w:tcPr>
            <w:tcW w:w="720" w:type="dxa"/>
          </w:tcPr>
          <w:p w:rsidR="00A774DC" w:rsidRPr="00340144" w:rsidRDefault="00A774DC" w:rsidP="00A774DC">
            <w:pPr>
              <w:pStyle w:val="TableText10Pt"/>
            </w:pPr>
          </w:p>
        </w:tc>
        <w:tc>
          <w:tcPr>
            <w:tcW w:w="2919" w:type="dxa"/>
          </w:tcPr>
          <w:p w:rsidR="00A774DC" w:rsidRPr="00340144" w:rsidRDefault="00A774DC" w:rsidP="00A774DC">
            <w:pPr>
              <w:pStyle w:val="TableText10Pt"/>
            </w:pPr>
          </w:p>
        </w:tc>
      </w:tr>
      <w:tr w:rsidR="00A774DC" w:rsidRPr="00340144" w:rsidTr="00A774DC">
        <w:tc>
          <w:tcPr>
            <w:tcW w:w="1128" w:type="dxa"/>
          </w:tcPr>
          <w:p w:rsidR="00A774DC" w:rsidRPr="00340144" w:rsidRDefault="00A774DC" w:rsidP="00A774DC">
            <w:pPr>
              <w:pStyle w:val="TableText10Pt"/>
            </w:pPr>
            <w:r w:rsidRPr="00340144">
              <w:t>Signature:</w:t>
            </w:r>
          </w:p>
        </w:tc>
        <w:tc>
          <w:tcPr>
            <w:tcW w:w="4593" w:type="dxa"/>
            <w:tcBorders>
              <w:bottom w:val="single" w:sz="4" w:space="0" w:color="auto"/>
            </w:tcBorders>
          </w:tcPr>
          <w:p w:rsidR="00A774DC" w:rsidRPr="00340144" w:rsidRDefault="00A774DC" w:rsidP="00A774DC">
            <w:pPr>
              <w:pStyle w:val="TableText10Pt"/>
            </w:pPr>
          </w:p>
        </w:tc>
        <w:tc>
          <w:tcPr>
            <w:tcW w:w="720" w:type="dxa"/>
            <w:tcBorders>
              <w:bottom w:val="single" w:sz="4" w:space="0" w:color="auto"/>
            </w:tcBorders>
          </w:tcPr>
          <w:p w:rsidR="00A774DC" w:rsidRPr="00340144" w:rsidRDefault="00A774DC" w:rsidP="00A774DC">
            <w:pPr>
              <w:pStyle w:val="TableText10Pt"/>
            </w:pPr>
            <w:r w:rsidRPr="00340144">
              <w:t>Date:</w:t>
            </w:r>
          </w:p>
        </w:tc>
        <w:tc>
          <w:tcPr>
            <w:tcW w:w="2919" w:type="dxa"/>
            <w:tcBorders>
              <w:bottom w:val="single" w:sz="4" w:space="0" w:color="auto"/>
            </w:tcBorders>
          </w:tcPr>
          <w:p w:rsidR="00A774DC" w:rsidRPr="00340144" w:rsidRDefault="00A774DC" w:rsidP="00A774DC">
            <w:pPr>
              <w:pStyle w:val="TableText10Pt"/>
            </w:pPr>
          </w:p>
        </w:tc>
      </w:tr>
      <w:tr w:rsidR="00A774DC" w:rsidRPr="00340144" w:rsidTr="00A774DC">
        <w:tc>
          <w:tcPr>
            <w:tcW w:w="1128" w:type="dxa"/>
          </w:tcPr>
          <w:p w:rsidR="00A774DC" w:rsidRPr="00340144" w:rsidRDefault="00A774DC" w:rsidP="00A774DC">
            <w:pPr>
              <w:pStyle w:val="TableText10Pt"/>
            </w:pPr>
          </w:p>
        </w:tc>
        <w:tc>
          <w:tcPr>
            <w:tcW w:w="8232" w:type="dxa"/>
            <w:gridSpan w:val="3"/>
            <w:tcBorders>
              <w:top w:val="single" w:sz="4" w:space="0" w:color="auto"/>
            </w:tcBorders>
          </w:tcPr>
          <w:p w:rsidR="00A774DC" w:rsidRPr="00340144" w:rsidRDefault="00A774DC" w:rsidP="00A774DC">
            <w:pPr>
              <w:pStyle w:val="TableText10Pt"/>
            </w:pPr>
            <w:r w:rsidRPr="00340144">
              <w:t>Tom Lonski, Jeppesen Voyager Chief Engineer</w:t>
            </w:r>
          </w:p>
        </w:tc>
      </w:tr>
      <w:tr w:rsidR="00A774DC" w:rsidRPr="00340144" w:rsidTr="00A774DC">
        <w:tc>
          <w:tcPr>
            <w:tcW w:w="1128" w:type="dxa"/>
          </w:tcPr>
          <w:p w:rsidR="00A774DC" w:rsidRPr="00340144" w:rsidRDefault="00A774DC" w:rsidP="00A774DC">
            <w:pPr>
              <w:pStyle w:val="TableText10Pt"/>
            </w:pPr>
          </w:p>
        </w:tc>
        <w:tc>
          <w:tcPr>
            <w:tcW w:w="4593" w:type="dxa"/>
          </w:tcPr>
          <w:p w:rsidR="00A774DC" w:rsidRPr="00340144" w:rsidRDefault="00A774DC" w:rsidP="00A774DC">
            <w:pPr>
              <w:pStyle w:val="TableText10Pt"/>
            </w:pPr>
          </w:p>
        </w:tc>
        <w:tc>
          <w:tcPr>
            <w:tcW w:w="720" w:type="dxa"/>
          </w:tcPr>
          <w:p w:rsidR="00A774DC" w:rsidRPr="00340144" w:rsidRDefault="00A774DC" w:rsidP="00A774DC">
            <w:pPr>
              <w:pStyle w:val="TableText10Pt"/>
            </w:pPr>
          </w:p>
        </w:tc>
        <w:tc>
          <w:tcPr>
            <w:tcW w:w="2919" w:type="dxa"/>
          </w:tcPr>
          <w:p w:rsidR="00A774DC" w:rsidRPr="00340144" w:rsidRDefault="00A774DC" w:rsidP="00A774DC">
            <w:pPr>
              <w:pStyle w:val="TableText10Pt"/>
            </w:pPr>
          </w:p>
        </w:tc>
      </w:tr>
      <w:tr w:rsidR="00A774DC" w:rsidRPr="00340144" w:rsidTr="00A774DC">
        <w:tc>
          <w:tcPr>
            <w:tcW w:w="1128" w:type="dxa"/>
          </w:tcPr>
          <w:p w:rsidR="00A774DC" w:rsidRPr="00340144" w:rsidRDefault="00A774DC" w:rsidP="00A774DC">
            <w:pPr>
              <w:pStyle w:val="TableText10Pt"/>
            </w:pPr>
            <w:r w:rsidRPr="00340144">
              <w:t>Signature:</w:t>
            </w:r>
          </w:p>
        </w:tc>
        <w:tc>
          <w:tcPr>
            <w:tcW w:w="4593" w:type="dxa"/>
            <w:tcBorders>
              <w:bottom w:val="single" w:sz="4" w:space="0" w:color="auto"/>
            </w:tcBorders>
          </w:tcPr>
          <w:p w:rsidR="00A774DC" w:rsidRPr="00340144" w:rsidRDefault="00A774DC" w:rsidP="00A774DC">
            <w:pPr>
              <w:pStyle w:val="TableText10Pt"/>
            </w:pPr>
          </w:p>
        </w:tc>
        <w:tc>
          <w:tcPr>
            <w:tcW w:w="720" w:type="dxa"/>
            <w:tcBorders>
              <w:bottom w:val="single" w:sz="4" w:space="0" w:color="auto"/>
            </w:tcBorders>
          </w:tcPr>
          <w:p w:rsidR="00A774DC" w:rsidRPr="00340144" w:rsidRDefault="00A774DC" w:rsidP="00A774DC">
            <w:pPr>
              <w:pStyle w:val="TableText10Pt"/>
            </w:pPr>
            <w:r w:rsidRPr="00340144">
              <w:t>Date:</w:t>
            </w:r>
          </w:p>
        </w:tc>
        <w:tc>
          <w:tcPr>
            <w:tcW w:w="2919" w:type="dxa"/>
            <w:tcBorders>
              <w:bottom w:val="single" w:sz="4" w:space="0" w:color="auto"/>
            </w:tcBorders>
          </w:tcPr>
          <w:p w:rsidR="00A774DC" w:rsidRPr="00340144" w:rsidRDefault="00A774DC" w:rsidP="00A774DC">
            <w:pPr>
              <w:pStyle w:val="TableText10Pt"/>
            </w:pPr>
          </w:p>
        </w:tc>
      </w:tr>
      <w:tr w:rsidR="00A774DC" w:rsidRPr="00340144" w:rsidTr="00A774DC">
        <w:tc>
          <w:tcPr>
            <w:tcW w:w="1128" w:type="dxa"/>
          </w:tcPr>
          <w:p w:rsidR="00A774DC" w:rsidRPr="00340144" w:rsidRDefault="00A774DC" w:rsidP="00A774DC">
            <w:pPr>
              <w:pStyle w:val="TableText10Pt"/>
            </w:pPr>
          </w:p>
        </w:tc>
        <w:tc>
          <w:tcPr>
            <w:tcW w:w="8232" w:type="dxa"/>
            <w:gridSpan w:val="3"/>
            <w:tcBorders>
              <w:top w:val="single" w:sz="4" w:space="0" w:color="auto"/>
            </w:tcBorders>
          </w:tcPr>
          <w:p w:rsidR="00A774DC" w:rsidRPr="00340144" w:rsidRDefault="00A774DC" w:rsidP="00A774DC">
            <w:pPr>
              <w:pStyle w:val="TableText10Pt"/>
            </w:pPr>
            <w:r w:rsidRPr="00340144">
              <w:t>Michael Lingren, MDA Aviation Chief Engineer</w:t>
            </w:r>
          </w:p>
        </w:tc>
      </w:tr>
      <w:tr w:rsidR="00A774DC" w:rsidRPr="00340144" w:rsidTr="00A774DC">
        <w:tc>
          <w:tcPr>
            <w:tcW w:w="1128" w:type="dxa"/>
          </w:tcPr>
          <w:p w:rsidR="00A774DC" w:rsidRPr="00340144" w:rsidRDefault="00A774DC" w:rsidP="00A774DC">
            <w:pPr>
              <w:pStyle w:val="TableText10Pt"/>
            </w:pPr>
          </w:p>
        </w:tc>
        <w:tc>
          <w:tcPr>
            <w:tcW w:w="4593" w:type="dxa"/>
          </w:tcPr>
          <w:p w:rsidR="00A774DC" w:rsidRPr="00340144" w:rsidRDefault="00A774DC" w:rsidP="00A774DC">
            <w:pPr>
              <w:pStyle w:val="TableText10Pt"/>
            </w:pPr>
          </w:p>
        </w:tc>
        <w:tc>
          <w:tcPr>
            <w:tcW w:w="720" w:type="dxa"/>
          </w:tcPr>
          <w:p w:rsidR="00A774DC" w:rsidRPr="00340144" w:rsidRDefault="00A774DC" w:rsidP="00A774DC">
            <w:pPr>
              <w:pStyle w:val="TableText10Pt"/>
            </w:pPr>
          </w:p>
        </w:tc>
        <w:tc>
          <w:tcPr>
            <w:tcW w:w="2919" w:type="dxa"/>
          </w:tcPr>
          <w:p w:rsidR="00A774DC" w:rsidRPr="00340144" w:rsidRDefault="00A774DC" w:rsidP="00A774DC">
            <w:pPr>
              <w:pStyle w:val="TableText10Pt"/>
            </w:pPr>
          </w:p>
        </w:tc>
      </w:tr>
      <w:tr w:rsidR="00A774DC" w:rsidRPr="00340144" w:rsidTr="00A774DC">
        <w:tc>
          <w:tcPr>
            <w:tcW w:w="1128" w:type="dxa"/>
          </w:tcPr>
          <w:p w:rsidR="00A774DC" w:rsidRPr="00340144" w:rsidRDefault="00A774DC" w:rsidP="00A774DC">
            <w:pPr>
              <w:pStyle w:val="TableText10Pt"/>
            </w:pPr>
            <w:r w:rsidRPr="00340144">
              <w:t>Signature:</w:t>
            </w:r>
          </w:p>
        </w:tc>
        <w:tc>
          <w:tcPr>
            <w:tcW w:w="4593" w:type="dxa"/>
            <w:tcBorders>
              <w:bottom w:val="single" w:sz="4" w:space="0" w:color="auto"/>
            </w:tcBorders>
          </w:tcPr>
          <w:p w:rsidR="00A774DC" w:rsidRPr="00340144" w:rsidRDefault="00A774DC" w:rsidP="00A774DC">
            <w:pPr>
              <w:pStyle w:val="TableText10Pt"/>
            </w:pPr>
          </w:p>
        </w:tc>
        <w:tc>
          <w:tcPr>
            <w:tcW w:w="720" w:type="dxa"/>
            <w:tcBorders>
              <w:bottom w:val="single" w:sz="4" w:space="0" w:color="auto"/>
            </w:tcBorders>
          </w:tcPr>
          <w:p w:rsidR="00A774DC" w:rsidRPr="00340144" w:rsidRDefault="00A774DC" w:rsidP="00A774DC">
            <w:pPr>
              <w:pStyle w:val="TableText10Pt"/>
            </w:pPr>
            <w:r w:rsidRPr="00340144">
              <w:t>Date:</w:t>
            </w:r>
          </w:p>
        </w:tc>
        <w:tc>
          <w:tcPr>
            <w:tcW w:w="2919" w:type="dxa"/>
            <w:tcBorders>
              <w:bottom w:val="single" w:sz="4" w:space="0" w:color="auto"/>
            </w:tcBorders>
          </w:tcPr>
          <w:p w:rsidR="00A774DC" w:rsidRPr="00340144" w:rsidRDefault="00A774DC" w:rsidP="00A774DC">
            <w:pPr>
              <w:pStyle w:val="TableText10Pt"/>
            </w:pPr>
          </w:p>
        </w:tc>
      </w:tr>
      <w:tr w:rsidR="00A774DC" w:rsidRPr="00340144" w:rsidTr="00A774DC">
        <w:tc>
          <w:tcPr>
            <w:tcW w:w="1128" w:type="dxa"/>
          </w:tcPr>
          <w:p w:rsidR="00A774DC" w:rsidRPr="00340144" w:rsidRDefault="00A774DC" w:rsidP="00A774DC">
            <w:pPr>
              <w:pStyle w:val="TableText10Pt"/>
            </w:pPr>
          </w:p>
        </w:tc>
        <w:tc>
          <w:tcPr>
            <w:tcW w:w="8232" w:type="dxa"/>
            <w:gridSpan w:val="3"/>
            <w:tcBorders>
              <w:top w:val="single" w:sz="4" w:space="0" w:color="auto"/>
            </w:tcBorders>
          </w:tcPr>
          <w:p w:rsidR="00A774DC" w:rsidRPr="00340144" w:rsidRDefault="00A774DC" w:rsidP="00A774DC">
            <w:pPr>
              <w:pStyle w:val="TableText10Pt"/>
            </w:pPr>
            <w:r w:rsidRPr="00340144">
              <w:t>Mark Tortington, Richmond Quality Assurance</w:t>
            </w:r>
          </w:p>
        </w:tc>
      </w:tr>
    </w:tbl>
    <w:p w:rsidR="00490870" w:rsidRPr="00340144" w:rsidRDefault="00490870" w:rsidP="00793DFF">
      <w:pPr>
        <w:pStyle w:val="SignatureLine"/>
      </w:pPr>
    </w:p>
    <w:p w:rsidR="00793DFF" w:rsidRPr="00340144" w:rsidRDefault="00793DFF" w:rsidP="00793DFF">
      <w:pPr>
        <w:pStyle w:val="SignatureLine"/>
      </w:pPr>
    </w:p>
    <w:p w:rsidR="00C66597" w:rsidRPr="00340144" w:rsidRDefault="00C66597" w:rsidP="00C66597">
      <w:pPr>
        <w:pStyle w:val="TitleCenter"/>
        <w:pageBreakBefore/>
        <w:outlineLvl w:val="0"/>
      </w:pPr>
      <w:r w:rsidRPr="00340144">
        <w:lastRenderedPageBreak/>
        <w:t>Document Revision History</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22"/>
        <w:gridCol w:w="1080"/>
        <w:gridCol w:w="4635"/>
        <w:gridCol w:w="2097"/>
      </w:tblGrid>
      <w:tr w:rsidR="00C66597" w:rsidRPr="00340144" w:rsidTr="0005292C">
        <w:trPr>
          <w:cnfStyle w:val="100000000000" w:firstRow="1" w:lastRow="0" w:firstColumn="0" w:lastColumn="0" w:oddVBand="0" w:evenVBand="0" w:oddHBand="0" w:evenHBand="0" w:firstRowFirstColumn="0" w:firstRowLastColumn="0" w:lastRowFirstColumn="0" w:lastRowLastColumn="0"/>
        </w:trPr>
        <w:tc>
          <w:tcPr>
            <w:tcW w:w="1422" w:type="dxa"/>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Heading"/>
              <w:rPr>
                <w:lang w:val="en-CA"/>
              </w:rPr>
            </w:pPr>
            <w:r w:rsidRPr="00340144">
              <w:rPr>
                <w:lang w:val="en-CA"/>
              </w:rPr>
              <w:t>Date</w:t>
            </w:r>
          </w:p>
        </w:tc>
        <w:tc>
          <w:tcPr>
            <w:tcW w:w="1080" w:type="dxa"/>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Heading"/>
              <w:rPr>
                <w:lang w:val="en-CA"/>
              </w:rPr>
            </w:pPr>
            <w:r w:rsidRPr="00340144">
              <w:rPr>
                <w:lang w:val="en-CA"/>
              </w:rPr>
              <w:t>Version</w:t>
            </w:r>
          </w:p>
        </w:tc>
        <w:tc>
          <w:tcPr>
            <w:tcW w:w="4635" w:type="dxa"/>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Heading"/>
              <w:rPr>
                <w:lang w:val="en-CA"/>
              </w:rPr>
            </w:pPr>
            <w:r w:rsidRPr="00340144">
              <w:rPr>
                <w:lang w:val="en-CA"/>
              </w:rPr>
              <w:t>Description of Changes</w:t>
            </w:r>
          </w:p>
        </w:tc>
        <w:tc>
          <w:tcPr>
            <w:tcW w:w="2097" w:type="dxa"/>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Heading"/>
              <w:rPr>
                <w:lang w:val="en-CA"/>
              </w:rPr>
            </w:pPr>
            <w:r w:rsidRPr="00340144">
              <w:rPr>
                <w:lang w:val="en-CA"/>
              </w:rPr>
              <w:t>Author(s)</w:t>
            </w:r>
          </w:p>
        </w:tc>
      </w:tr>
      <w:tr w:rsidR="00C66597" w:rsidRPr="00340144" w:rsidTr="0005292C">
        <w:trPr>
          <w:cnfStyle w:val="000000100000" w:firstRow="0" w:lastRow="0" w:firstColumn="0" w:lastColumn="0" w:oddVBand="0" w:evenVBand="0" w:oddHBand="1" w:evenHBand="0" w:firstRowFirstColumn="0" w:firstRowLastColumn="0" w:lastRowFirstColumn="0" w:lastRowLastColumn="0"/>
        </w:trPr>
        <w:tc>
          <w:tcPr>
            <w:tcW w:w="1422" w:type="dxa"/>
            <w:tcBorders>
              <w:right w:val="none" w:sz="0" w:space="0" w:color="auto"/>
            </w:tcBorders>
          </w:tcPr>
          <w:p w:rsidR="00C66597" w:rsidRPr="00340144" w:rsidRDefault="00340144" w:rsidP="00FE5F6D">
            <w:pPr>
              <w:pStyle w:val="TableText"/>
              <w:rPr>
                <w:lang w:val="en-CA"/>
              </w:rPr>
            </w:pPr>
            <w:r>
              <w:rPr>
                <w:lang w:val="en-CA"/>
              </w:rPr>
              <w:t>23 Dec 2015</w:t>
            </w:r>
          </w:p>
        </w:tc>
        <w:tc>
          <w:tcPr>
            <w:tcW w:w="1080" w:type="dxa"/>
            <w:tcBorders>
              <w:left w:val="none" w:sz="0" w:space="0" w:color="auto"/>
              <w:right w:val="none" w:sz="0" w:space="0" w:color="auto"/>
            </w:tcBorders>
          </w:tcPr>
          <w:p w:rsidR="00C66597" w:rsidRPr="00340144" w:rsidRDefault="00C66597" w:rsidP="00AF5623">
            <w:pPr>
              <w:pStyle w:val="TableText"/>
              <w:rPr>
                <w:lang w:val="en-CA"/>
              </w:rPr>
            </w:pPr>
            <w:r w:rsidRPr="00340144">
              <w:rPr>
                <w:lang w:val="en-CA"/>
              </w:rPr>
              <w:t>0/1</w:t>
            </w:r>
          </w:p>
        </w:tc>
        <w:tc>
          <w:tcPr>
            <w:tcW w:w="4635" w:type="dxa"/>
            <w:tcBorders>
              <w:left w:val="none" w:sz="0" w:space="0" w:color="auto"/>
              <w:right w:val="none" w:sz="0" w:space="0" w:color="auto"/>
            </w:tcBorders>
          </w:tcPr>
          <w:p w:rsidR="00C66597" w:rsidRPr="00340144" w:rsidRDefault="00C66597" w:rsidP="00AF5623">
            <w:pPr>
              <w:pStyle w:val="TableText"/>
              <w:jc w:val="left"/>
              <w:rPr>
                <w:lang w:val="en-CA"/>
              </w:rPr>
            </w:pPr>
            <w:r w:rsidRPr="00340144">
              <w:rPr>
                <w:lang w:val="en-CA"/>
              </w:rPr>
              <w:t>Initial Draft</w:t>
            </w:r>
          </w:p>
        </w:tc>
        <w:tc>
          <w:tcPr>
            <w:tcW w:w="2097" w:type="dxa"/>
            <w:tcBorders>
              <w:left w:val="none" w:sz="0" w:space="0" w:color="auto"/>
            </w:tcBorders>
          </w:tcPr>
          <w:p w:rsidR="00C66597" w:rsidRPr="00340144" w:rsidRDefault="00FE5F6D" w:rsidP="00AF5623">
            <w:pPr>
              <w:pStyle w:val="TableText"/>
              <w:jc w:val="left"/>
              <w:rPr>
                <w:lang w:val="en-CA"/>
              </w:rPr>
            </w:pPr>
            <w:r w:rsidRPr="00340144">
              <w:rPr>
                <w:lang w:val="en-CA"/>
              </w:rPr>
              <w:t>Scott Galbraith</w:t>
            </w:r>
          </w:p>
        </w:tc>
      </w:tr>
      <w:tr w:rsidR="00C66597" w:rsidRPr="00340144" w:rsidTr="0005292C">
        <w:trPr>
          <w:cnfStyle w:val="000000010000" w:firstRow="0" w:lastRow="0" w:firstColumn="0" w:lastColumn="0" w:oddVBand="0" w:evenVBand="0" w:oddHBand="0" w:evenHBand="1" w:firstRowFirstColumn="0" w:firstRowLastColumn="0" w:lastRowFirstColumn="0" w:lastRowLastColumn="0"/>
        </w:trPr>
        <w:tc>
          <w:tcPr>
            <w:tcW w:w="1422" w:type="dxa"/>
            <w:tcBorders>
              <w:right w:val="none" w:sz="0" w:space="0" w:color="auto"/>
            </w:tcBorders>
          </w:tcPr>
          <w:p w:rsidR="00C66597" w:rsidRPr="00340144" w:rsidRDefault="00340144" w:rsidP="00AF5623">
            <w:pPr>
              <w:pStyle w:val="TableText"/>
              <w:rPr>
                <w:lang w:val="en-CA"/>
              </w:rPr>
            </w:pPr>
            <w:r>
              <w:rPr>
                <w:lang w:val="en-CA"/>
              </w:rPr>
              <w:t>07 Mar 2016</w:t>
            </w:r>
          </w:p>
        </w:tc>
        <w:tc>
          <w:tcPr>
            <w:tcW w:w="1080" w:type="dxa"/>
            <w:tcBorders>
              <w:left w:val="none" w:sz="0" w:space="0" w:color="auto"/>
              <w:right w:val="none" w:sz="0" w:space="0" w:color="auto"/>
            </w:tcBorders>
          </w:tcPr>
          <w:p w:rsidR="00C66597" w:rsidRPr="00340144" w:rsidRDefault="00340144" w:rsidP="00AF5623">
            <w:pPr>
              <w:pStyle w:val="TableText"/>
              <w:rPr>
                <w:lang w:val="en-CA"/>
              </w:rPr>
            </w:pPr>
            <w:r>
              <w:rPr>
                <w:lang w:val="en-CA"/>
              </w:rPr>
              <w:t>0.2</w:t>
            </w:r>
          </w:p>
        </w:tc>
        <w:tc>
          <w:tcPr>
            <w:tcW w:w="4635" w:type="dxa"/>
            <w:tcBorders>
              <w:left w:val="none" w:sz="0" w:space="0" w:color="auto"/>
              <w:right w:val="none" w:sz="0" w:space="0" w:color="auto"/>
            </w:tcBorders>
          </w:tcPr>
          <w:p w:rsidR="00C66597" w:rsidRPr="00340144" w:rsidRDefault="00340144" w:rsidP="00AF5623">
            <w:pPr>
              <w:pStyle w:val="TableText"/>
              <w:jc w:val="left"/>
              <w:rPr>
                <w:lang w:val="en-CA"/>
              </w:rPr>
            </w:pPr>
            <w:r>
              <w:rPr>
                <w:lang w:val="en-CA"/>
              </w:rPr>
              <w:t>Changed State Time to Total Run Time</w:t>
            </w:r>
            <w:r w:rsidR="00525396">
              <w:rPr>
                <w:lang w:val="en-CA"/>
              </w:rPr>
              <w:t xml:space="preserve"> and updated effected behaviors</w:t>
            </w:r>
          </w:p>
        </w:tc>
        <w:tc>
          <w:tcPr>
            <w:tcW w:w="2097" w:type="dxa"/>
            <w:tcBorders>
              <w:left w:val="none" w:sz="0" w:space="0" w:color="auto"/>
            </w:tcBorders>
          </w:tcPr>
          <w:p w:rsidR="00C66597" w:rsidRPr="00340144" w:rsidRDefault="00340144" w:rsidP="00AF5623">
            <w:pPr>
              <w:pStyle w:val="TableText"/>
              <w:jc w:val="left"/>
              <w:rPr>
                <w:lang w:val="en-CA"/>
              </w:rPr>
            </w:pPr>
            <w:r>
              <w:rPr>
                <w:lang w:val="en-CA"/>
              </w:rPr>
              <w:t>Scott Galbraith</w:t>
            </w:r>
          </w:p>
        </w:tc>
      </w:tr>
      <w:tr w:rsidR="00C66597" w:rsidRPr="00340144" w:rsidTr="0005292C">
        <w:trPr>
          <w:cnfStyle w:val="000000100000" w:firstRow="0" w:lastRow="0" w:firstColumn="0" w:lastColumn="0" w:oddVBand="0" w:evenVBand="0" w:oddHBand="1" w:evenHBand="0" w:firstRowFirstColumn="0" w:firstRowLastColumn="0" w:lastRowFirstColumn="0" w:lastRowLastColumn="0"/>
        </w:trPr>
        <w:tc>
          <w:tcPr>
            <w:tcW w:w="1422" w:type="dxa"/>
            <w:tcBorders>
              <w:right w:val="none" w:sz="0" w:space="0" w:color="auto"/>
            </w:tcBorders>
          </w:tcPr>
          <w:p w:rsidR="00C66597" w:rsidRPr="00340144" w:rsidRDefault="00FF4E96" w:rsidP="00AF5623">
            <w:pPr>
              <w:pStyle w:val="TableText"/>
              <w:rPr>
                <w:lang w:val="en-CA"/>
              </w:rPr>
            </w:pPr>
            <w:r>
              <w:rPr>
                <w:lang w:val="en-CA"/>
              </w:rPr>
              <w:t>31 Mar 2016</w:t>
            </w:r>
          </w:p>
        </w:tc>
        <w:tc>
          <w:tcPr>
            <w:tcW w:w="1080" w:type="dxa"/>
            <w:tcBorders>
              <w:left w:val="none" w:sz="0" w:space="0" w:color="auto"/>
              <w:right w:val="none" w:sz="0" w:space="0" w:color="auto"/>
            </w:tcBorders>
          </w:tcPr>
          <w:p w:rsidR="00C66597" w:rsidRPr="00340144" w:rsidRDefault="00FF4E96" w:rsidP="00AF5623">
            <w:pPr>
              <w:pStyle w:val="TableText"/>
              <w:ind w:left="0"/>
              <w:rPr>
                <w:lang w:val="en-CA"/>
              </w:rPr>
            </w:pPr>
            <w:r>
              <w:rPr>
                <w:lang w:val="en-CA"/>
              </w:rPr>
              <w:t>0.3</w:t>
            </w:r>
          </w:p>
        </w:tc>
        <w:tc>
          <w:tcPr>
            <w:tcW w:w="4635" w:type="dxa"/>
            <w:tcBorders>
              <w:left w:val="none" w:sz="0" w:space="0" w:color="auto"/>
              <w:right w:val="none" w:sz="0" w:space="0" w:color="auto"/>
            </w:tcBorders>
          </w:tcPr>
          <w:p w:rsidR="00C66597" w:rsidRPr="00340144" w:rsidRDefault="00FF4E96" w:rsidP="00AF5623">
            <w:pPr>
              <w:pStyle w:val="TableText"/>
              <w:ind w:left="0"/>
              <w:jc w:val="left"/>
              <w:rPr>
                <w:lang w:val="en-CA"/>
              </w:rPr>
            </w:pPr>
            <w:r>
              <w:rPr>
                <w:lang w:val="en-CA"/>
              </w:rPr>
              <w:t>Updated valid file type extensions and added exit behaviors</w:t>
            </w:r>
          </w:p>
        </w:tc>
        <w:tc>
          <w:tcPr>
            <w:tcW w:w="2097" w:type="dxa"/>
            <w:tcBorders>
              <w:left w:val="none" w:sz="0" w:space="0" w:color="auto"/>
            </w:tcBorders>
          </w:tcPr>
          <w:p w:rsidR="00C66597" w:rsidRPr="00340144" w:rsidRDefault="00FF4E96" w:rsidP="00AF5623">
            <w:pPr>
              <w:pStyle w:val="TableText"/>
              <w:ind w:left="0"/>
              <w:jc w:val="left"/>
              <w:rPr>
                <w:lang w:val="en-CA"/>
              </w:rPr>
            </w:pPr>
            <w:r>
              <w:rPr>
                <w:lang w:val="en-CA"/>
              </w:rPr>
              <w:t>Scott Galbraith</w:t>
            </w:r>
          </w:p>
        </w:tc>
      </w:tr>
      <w:tr w:rsidR="00C66597" w:rsidRPr="00340144" w:rsidTr="0005292C">
        <w:trPr>
          <w:cnfStyle w:val="000000010000" w:firstRow="0" w:lastRow="0" w:firstColumn="0" w:lastColumn="0" w:oddVBand="0" w:evenVBand="0" w:oddHBand="0" w:evenHBand="1" w:firstRowFirstColumn="0" w:firstRowLastColumn="0" w:lastRowFirstColumn="0" w:lastRowLastColumn="0"/>
        </w:trPr>
        <w:tc>
          <w:tcPr>
            <w:tcW w:w="1422" w:type="dxa"/>
            <w:tcBorders>
              <w:right w:val="none" w:sz="0" w:space="0" w:color="auto"/>
            </w:tcBorders>
          </w:tcPr>
          <w:p w:rsidR="00C66597" w:rsidRPr="00340144" w:rsidRDefault="00C66597" w:rsidP="00AF5623">
            <w:pPr>
              <w:pStyle w:val="TableText"/>
              <w:rPr>
                <w:lang w:val="en-CA"/>
              </w:rPr>
            </w:pPr>
          </w:p>
        </w:tc>
        <w:tc>
          <w:tcPr>
            <w:tcW w:w="1080" w:type="dxa"/>
            <w:tcBorders>
              <w:left w:val="none" w:sz="0" w:space="0" w:color="auto"/>
              <w:right w:val="none" w:sz="0" w:space="0" w:color="auto"/>
            </w:tcBorders>
          </w:tcPr>
          <w:p w:rsidR="00C66597" w:rsidRPr="00340144" w:rsidRDefault="00C66597" w:rsidP="00AF5623">
            <w:pPr>
              <w:pStyle w:val="TableText"/>
              <w:ind w:left="0"/>
              <w:rPr>
                <w:lang w:val="en-CA"/>
              </w:rPr>
            </w:pPr>
          </w:p>
        </w:tc>
        <w:tc>
          <w:tcPr>
            <w:tcW w:w="4635" w:type="dxa"/>
            <w:tcBorders>
              <w:left w:val="none" w:sz="0" w:space="0" w:color="auto"/>
              <w:right w:val="none" w:sz="0" w:space="0" w:color="auto"/>
            </w:tcBorders>
          </w:tcPr>
          <w:p w:rsidR="00C66597" w:rsidRPr="00340144" w:rsidRDefault="00C66597" w:rsidP="00AF5623">
            <w:pPr>
              <w:pStyle w:val="TableText"/>
              <w:ind w:left="0"/>
              <w:jc w:val="left"/>
              <w:rPr>
                <w:lang w:val="en-CA"/>
              </w:rPr>
            </w:pPr>
          </w:p>
        </w:tc>
        <w:tc>
          <w:tcPr>
            <w:tcW w:w="2097" w:type="dxa"/>
            <w:tcBorders>
              <w:left w:val="none" w:sz="0" w:space="0" w:color="auto"/>
            </w:tcBorders>
          </w:tcPr>
          <w:p w:rsidR="00C66597" w:rsidRPr="00340144" w:rsidRDefault="00C66597" w:rsidP="00AF5623">
            <w:pPr>
              <w:pStyle w:val="TableText"/>
              <w:ind w:left="0"/>
              <w:jc w:val="left"/>
              <w:rPr>
                <w:lang w:val="en-CA"/>
              </w:rPr>
            </w:pPr>
          </w:p>
        </w:tc>
      </w:tr>
      <w:tr w:rsidR="00C66597" w:rsidRPr="00340144" w:rsidTr="0005292C">
        <w:trPr>
          <w:cnfStyle w:val="000000100000" w:firstRow="0" w:lastRow="0" w:firstColumn="0" w:lastColumn="0" w:oddVBand="0" w:evenVBand="0" w:oddHBand="1" w:evenHBand="0" w:firstRowFirstColumn="0" w:firstRowLastColumn="0" w:lastRowFirstColumn="0" w:lastRowLastColumn="0"/>
        </w:trPr>
        <w:tc>
          <w:tcPr>
            <w:tcW w:w="1422" w:type="dxa"/>
            <w:tcBorders>
              <w:right w:val="none" w:sz="0" w:space="0" w:color="auto"/>
            </w:tcBorders>
          </w:tcPr>
          <w:p w:rsidR="00C66597" w:rsidRPr="00340144" w:rsidRDefault="00C66597" w:rsidP="00AF5623">
            <w:pPr>
              <w:pStyle w:val="TableText"/>
              <w:rPr>
                <w:lang w:val="en-CA"/>
              </w:rPr>
            </w:pPr>
          </w:p>
        </w:tc>
        <w:tc>
          <w:tcPr>
            <w:tcW w:w="1080" w:type="dxa"/>
            <w:tcBorders>
              <w:left w:val="none" w:sz="0" w:space="0" w:color="auto"/>
              <w:right w:val="none" w:sz="0" w:space="0" w:color="auto"/>
            </w:tcBorders>
          </w:tcPr>
          <w:p w:rsidR="00C66597" w:rsidRPr="00340144" w:rsidRDefault="00C66597" w:rsidP="00AF5623">
            <w:pPr>
              <w:pStyle w:val="TableText"/>
              <w:ind w:left="0"/>
              <w:rPr>
                <w:lang w:val="en-CA"/>
              </w:rPr>
            </w:pPr>
          </w:p>
        </w:tc>
        <w:tc>
          <w:tcPr>
            <w:tcW w:w="4635" w:type="dxa"/>
            <w:tcBorders>
              <w:left w:val="none" w:sz="0" w:space="0" w:color="auto"/>
              <w:right w:val="none" w:sz="0" w:space="0" w:color="auto"/>
            </w:tcBorders>
          </w:tcPr>
          <w:p w:rsidR="00C66597" w:rsidRPr="00340144" w:rsidRDefault="00C66597" w:rsidP="00AF5623">
            <w:pPr>
              <w:pStyle w:val="TableText"/>
              <w:ind w:left="0"/>
              <w:jc w:val="left"/>
              <w:rPr>
                <w:lang w:val="en-CA"/>
              </w:rPr>
            </w:pPr>
          </w:p>
        </w:tc>
        <w:tc>
          <w:tcPr>
            <w:tcW w:w="2097" w:type="dxa"/>
            <w:tcBorders>
              <w:left w:val="none" w:sz="0" w:space="0" w:color="auto"/>
            </w:tcBorders>
          </w:tcPr>
          <w:p w:rsidR="00C66597" w:rsidRPr="00340144" w:rsidRDefault="00C66597" w:rsidP="00AF5623">
            <w:pPr>
              <w:pStyle w:val="TableText"/>
              <w:ind w:left="0"/>
              <w:jc w:val="left"/>
              <w:rPr>
                <w:lang w:val="en-CA"/>
              </w:rPr>
            </w:pPr>
          </w:p>
        </w:tc>
      </w:tr>
      <w:tr w:rsidR="00C66597" w:rsidRPr="00340144" w:rsidTr="0005292C">
        <w:trPr>
          <w:cnfStyle w:val="000000010000" w:firstRow="0" w:lastRow="0" w:firstColumn="0" w:lastColumn="0" w:oddVBand="0" w:evenVBand="0" w:oddHBand="0" w:evenHBand="1" w:firstRowFirstColumn="0" w:firstRowLastColumn="0" w:lastRowFirstColumn="0" w:lastRowLastColumn="0"/>
        </w:trPr>
        <w:tc>
          <w:tcPr>
            <w:tcW w:w="1422" w:type="dxa"/>
            <w:tcBorders>
              <w:right w:val="none" w:sz="0" w:space="0" w:color="auto"/>
            </w:tcBorders>
          </w:tcPr>
          <w:p w:rsidR="00C66597" w:rsidRPr="00340144" w:rsidRDefault="00C66597" w:rsidP="00AF5623">
            <w:pPr>
              <w:pStyle w:val="TableText"/>
              <w:rPr>
                <w:lang w:val="en-CA"/>
              </w:rPr>
            </w:pPr>
          </w:p>
        </w:tc>
        <w:tc>
          <w:tcPr>
            <w:tcW w:w="1080" w:type="dxa"/>
            <w:tcBorders>
              <w:left w:val="none" w:sz="0" w:space="0" w:color="auto"/>
              <w:right w:val="none" w:sz="0" w:space="0" w:color="auto"/>
            </w:tcBorders>
          </w:tcPr>
          <w:p w:rsidR="00C66597" w:rsidRPr="00340144" w:rsidRDefault="00C66597" w:rsidP="00AF5623">
            <w:pPr>
              <w:pStyle w:val="TableText"/>
              <w:ind w:left="0"/>
              <w:rPr>
                <w:lang w:val="en-CA"/>
              </w:rPr>
            </w:pPr>
          </w:p>
        </w:tc>
        <w:tc>
          <w:tcPr>
            <w:tcW w:w="4635" w:type="dxa"/>
            <w:tcBorders>
              <w:left w:val="none" w:sz="0" w:space="0" w:color="auto"/>
              <w:right w:val="none" w:sz="0" w:space="0" w:color="auto"/>
            </w:tcBorders>
          </w:tcPr>
          <w:p w:rsidR="00C66597" w:rsidRPr="00340144" w:rsidRDefault="00C66597" w:rsidP="00AF5623">
            <w:pPr>
              <w:pStyle w:val="TableText"/>
              <w:ind w:left="0"/>
              <w:jc w:val="left"/>
              <w:rPr>
                <w:lang w:val="en-CA"/>
              </w:rPr>
            </w:pPr>
          </w:p>
        </w:tc>
        <w:tc>
          <w:tcPr>
            <w:tcW w:w="2097" w:type="dxa"/>
            <w:tcBorders>
              <w:left w:val="none" w:sz="0" w:space="0" w:color="auto"/>
            </w:tcBorders>
          </w:tcPr>
          <w:p w:rsidR="00C66597" w:rsidRPr="00340144" w:rsidRDefault="00C66597" w:rsidP="00AF5623">
            <w:pPr>
              <w:pStyle w:val="TableText"/>
              <w:ind w:left="0"/>
              <w:jc w:val="left"/>
              <w:rPr>
                <w:lang w:val="en-CA"/>
              </w:rPr>
            </w:pPr>
          </w:p>
        </w:tc>
      </w:tr>
      <w:tr w:rsidR="00C66597" w:rsidRPr="00340144" w:rsidTr="0005292C">
        <w:trPr>
          <w:cnfStyle w:val="000000100000" w:firstRow="0" w:lastRow="0" w:firstColumn="0" w:lastColumn="0" w:oddVBand="0" w:evenVBand="0" w:oddHBand="1" w:evenHBand="0" w:firstRowFirstColumn="0" w:firstRowLastColumn="0" w:lastRowFirstColumn="0" w:lastRowLastColumn="0"/>
        </w:trPr>
        <w:tc>
          <w:tcPr>
            <w:tcW w:w="1422" w:type="dxa"/>
            <w:tcBorders>
              <w:right w:val="none" w:sz="0" w:space="0" w:color="auto"/>
            </w:tcBorders>
          </w:tcPr>
          <w:p w:rsidR="00C66597" w:rsidRPr="00340144" w:rsidRDefault="00C66597" w:rsidP="00AF5623">
            <w:pPr>
              <w:pStyle w:val="TableText"/>
              <w:rPr>
                <w:lang w:val="en-CA"/>
              </w:rPr>
            </w:pPr>
          </w:p>
        </w:tc>
        <w:tc>
          <w:tcPr>
            <w:tcW w:w="1080" w:type="dxa"/>
            <w:tcBorders>
              <w:left w:val="none" w:sz="0" w:space="0" w:color="auto"/>
              <w:right w:val="none" w:sz="0" w:space="0" w:color="auto"/>
            </w:tcBorders>
          </w:tcPr>
          <w:p w:rsidR="00C66597" w:rsidRPr="00340144" w:rsidRDefault="00C66597" w:rsidP="00AF5623">
            <w:pPr>
              <w:pStyle w:val="TableText"/>
              <w:ind w:left="0"/>
              <w:rPr>
                <w:lang w:val="en-CA"/>
              </w:rPr>
            </w:pPr>
          </w:p>
        </w:tc>
        <w:tc>
          <w:tcPr>
            <w:tcW w:w="4635" w:type="dxa"/>
            <w:tcBorders>
              <w:left w:val="none" w:sz="0" w:space="0" w:color="auto"/>
              <w:right w:val="none" w:sz="0" w:space="0" w:color="auto"/>
            </w:tcBorders>
          </w:tcPr>
          <w:p w:rsidR="00C66597" w:rsidRPr="00340144" w:rsidRDefault="00C66597" w:rsidP="00AF5623">
            <w:pPr>
              <w:pStyle w:val="TableText"/>
              <w:ind w:left="0"/>
              <w:jc w:val="left"/>
              <w:rPr>
                <w:lang w:val="en-CA"/>
              </w:rPr>
            </w:pPr>
          </w:p>
        </w:tc>
        <w:tc>
          <w:tcPr>
            <w:tcW w:w="2097" w:type="dxa"/>
            <w:tcBorders>
              <w:left w:val="none" w:sz="0" w:space="0" w:color="auto"/>
            </w:tcBorders>
          </w:tcPr>
          <w:p w:rsidR="00C66597" w:rsidRPr="00340144" w:rsidRDefault="00C66597" w:rsidP="00AF5623">
            <w:pPr>
              <w:pStyle w:val="TableText"/>
              <w:ind w:left="0"/>
              <w:jc w:val="left"/>
              <w:rPr>
                <w:lang w:val="en-CA"/>
              </w:rPr>
            </w:pPr>
          </w:p>
        </w:tc>
      </w:tr>
      <w:tr w:rsidR="00C66597" w:rsidRPr="00340144" w:rsidTr="0005292C">
        <w:trPr>
          <w:cnfStyle w:val="000000010000" w:firstRow="0" w:lastRow="0" w:firstColumn="0" w:lastColumn="0" w:oddVBand="0" w:evenVBand="0" w:oddHBand="0" w:evenHBand="1" w:firstRowFirstColumn="0" w:firstRowLastColumn="0" w:lastRowFirstColumn="0" w:lastRowLastColumn="0"/>
        </w:trPr>
        <w:tc>
          <w:tcPr>
            <w:tcW w:w="1422" w:type="dxa"/>
            <w:tcBorders>
              <w:right w:val="none" w:sz="0" w:space="0" w:color="auto"/>
            </w:tcBorders>
          </w:tcPr>
          <w:p w:rsidR="00C66597" w:rsidRPr="00340144" w:rsidRDefault="00C66597" w:rsidP="00AF5623">
            <w:pPr>
              <w:pStyle w:val="TableText"/>
              <w:rPr>
                <w:lang w:val="en-CA"/>
              </w:rPr>
            </w:pPr>
          </w:p>
        </w:tc>
        <w:tc>
          <w:tcPr>
            <w:tcW w:w="1080" w:type="dxa"/>
            <w:tcBorders>
              <w:left w:val="none" w:sz="0" w:space="0" w:color="auto"/>
              <w:right w:val="none" w:sz="0" w:space="0" w:color="auto"/>
            </w:tcBorders>
          </w:tcPr>
          <w:p w:rsidR="00C66597" w:rsidRPr="00340144" w:rsidRDefault="00C66597" w:rsidP="00AF5623">
            <w:pPr>
              <w:pStyle w:val="TableText"/>
              <w:ind w:left="0"/>
              <w:rPr>
                <w:lang w:val="en-CA"/>
              </w:rPr>
            </w:pPr>
          </w:p>
        </w:tc>
        <w:tc>
          <w:tcPr>
            <w:tcW w:w="4635" w:type="dxa"/>
            <w:tcBorders>
              <w:left w:val="none" w:sz="0" w:space="0" w:color="auto"/>
              <w:right w:val="none" w:sz="0" w:space="0" w:color="auto"/>
            </w:tcBorders>
          </w:tcPr>
          <w:p w:rsidR="00C66597" w:rsidRPr="00340144" w:rsidRDefault="00C66597" w:rsidP="00AF5623">
            <w:pPr>
              <w:pStyle w:val="TableText"/>
              <w:ind w:left="0"/>
              <w:jc w:val="left"/>
              <w:rPr>
                <w:lang w:val="en-CA"/>
              </w:rPr>
            </w:pPr>
          </w:p>
        </w:tc>
        <w:tc>
          <w:tcPr>
            <w:tcW w:w="2097" w:type="dxa"/>
            <w:tcBorders>
              <w:left w:val="none" w:sz="0" w:space="0" w:color="auto"/>
            </w:tcBorders>
          </w:tcPr>
          <w:p w:rsidR="00C66597" w:rsidRPr="00340144" w:rsidRDefault="00C66597" w:rsidP="00AF5623">
            <w:pPr>
              <w:pStyle w:val="TableText"/>
              <w:ind w:left="0"/>
              <w:jc w:val="left"/>
              <w:rPr>
                <w:lang w:val="en-CA"/>
              </w:rPr>
            </w:pPr>
          </w:p>
        </w:tc>
      </w:tr>
      <w:tr w:rsidR="00C66597" w:rsidRPr="00340144" w:rsidTr="0005292C">
        <w:trPr>
          <w:cnfStyle w:val="000000100000" w:firstRow="0" w:lastRow="0" w:firstColumn="0" w:lastColumn="0" w:oddVBand="0" w:evenVBand="0" w:oddHBand="1" w:evenHBand="0" w:firstRowFirstColumn="0" w:firstRowLastColumn="0" w:lastRowFirstColumn="0" w:lastRowLastColumn="0"/>
        </w:trPr>
        <w:tc>
          <w:tcPr>
            <w:tcW w:w="1422" w:type="dxa"/>
            <w:tcBorders>
              <w:right w:val="none" w:sz="0" w:space="0" w:color="auto"/>
            </w:tcBorders>
          </w:tcPr>
          <w:p w:rsidR="00C66597" w:rsidRPr="00340144" w:rsidRDefault="00C66597" w:rsidP="00AF5623">
            <w:pPr>
              <w:pStyle w:val="TableText"/>
              <w:rPr>
                <w:lang w:val="en-CA"/>
              </w:rPr>
            </w:pPr>
          </w:p>
        </w:tc>
        <w:tc>
          <w:tcPr>
            <w:tcW w:w="1080" w:type="dxa"/>
            <w:tcBorders>
              <w:left w:val="none" w:sz="0" w:space="0" w:color="auto"/>
              <w:right w:val="none" w:sz="0" w:space="0" w:color="auto"/>
            </w:tcBorders>
          </w:tcPr>
          <w:p w:rsidR="00C66597" w:rsidRPr="00340144" w:rsidRDefault="00C66597" w:rsidP="00AF5623">
            <w:pPr>
              <w:pStyle w:val="TableText"/>
              <w:ind w:left="0"/>
              <w:rPr>
                <w:lang w:val="en-CA"/>
              </w:rPr>
            </w:pPr>
          </w:p>
        </w:tc>
        <w:tc>
          <w:tcPr>
            <w:tcW w:w="4635" w:type="dxa"/>
            <w:tcBorders>
              <w:left w:val="none" w:sz="0" w:space="0" w:color="auto"/>
              <w:right w:val="none" w:sz="0" w:space="0" w:color="auto"/>
            </w:tcBorders>
          </w:tcPr>
          <w:p w:rsidR="00C66597" w:rsidRPr="00340144" w:rsidRDefault="00C66597" w:rsidP="00AF5623">
            <w:pPr>
              <w:pStyle w:val="TableText"/>
              <w:ind w:left="0"/>
              <w:jc w:val="left"/>
              <w:rPr>
                <w:lang w:val="en-CA"/>
              </w:rPr>
            </w:pPr>
          </w:p>
        </w:tc>
        <w:tc>
          <w:tcPr>
            <w:tcW w:w="2097" w:type="dxa"/>
            <w:tcBorders>
              <w:left w:val="none" w:sz="0" w:space="0" w:color="auto"/>
            </w:tcBorders>
          </w:tcPr>
          <w:p w:rsidR="00C66597" w:rsidRPr="00340144" w:rsidRDefault="00C66597" w:rsidP="00AF5623">
            <w:pPr>
              <w:pStyle w:val="TableText"/>
              <w:ind w:left="0"/>
              <w:jc w:val="left"/>
              <w:rPr>
                <w:lang w:val="en-CA"/>
              </w:rPr>
            </w:pPr>
          </w:p>
        </w:tc>
      </w:tr>
      <w:tr w:rsidR="00A944A0" w:rsidRPr="00340144" w:rsidTr="004C7662">
        <w:trPr>
          <w:cnfStyle w:val="000000010000" w:firstRow="0" w:lastRow="0" w:firstColumn="0" w:lastColumn="0" w:oddVBand="0" w:evenVBand="0" w:oddHBand="0" w:evenHBand="1" w:firstRowFirstColumn="0" w:firstRowLastColumn="0" w:lastRowFirstColumn="0" w:lastRowLastColumn="0"/>
        </w:trPr>
        <w:tc>
          <w:tcPr>
            <w:tcW w:w="1422" w:type="dxa"/>
            <w:tcBorders>
              <w:right w:val="single" w:sz="4" w:space="0" w:color="auto"/>
            </w:tcBorders>
          </w:tcPr>
          <w:p w:rsidR="00A944A0" w:rsidRPr="00340144" w:rsidRDefault="00A944A0" w:rsidP="002F0E56">
            <w:pPr>
              <w:pStyle w:val="TableText"/>
              <w:rPr>
                <w:lang w:val="en-CA"/>
              </w:rPr>
            </w:pPr>
          </w:p>
        </w:tc>
        <w:tc>
          <w:tcPr>
            <w:tcW w:w="1080" w:type="dxa"/>
            <w:tcBorders>
              <w:left w:val="single" w:sz="4" w:space="0" w:color="auto"/>
              <w:right w:val="single" w:sz="4" w:space="0" w:color="auto"/>
            </w:tcBorders>
          </w:tcPr>
          <w:p w:rsidR="00A944A0" w:rsidRPr="00340144" w:rsidRDefault="00A944A0" w:rsidP="002F0E56">
            <w:pPr>
              <w:pStyle w:val="TableText"/>
              <w:ind w:left="0"/>
              <w:rPr>
                <w:lang w:val="en-CA"/>
              </w:rPr>
            </w:pPr>
          </w:p>
        </w:tc>
        <w:tc>
          <w:tcPr>
            <w:tcW w:w="4635" w:type="dxa"/>
            <w:tcBorders>
              <w:left w:val="single" w:sz="4" w:space="0" w:color="auto"/>
              <w:right w:val="single" w:sz="4" w:space="0" w:color="auto"/>
            </w:tcBorders>
          </w:tcPr>
          <w:p w:rsidR="00A944A0" w:rsidRPr="00340144" w:rsidRDefault="00A944A0" w:rsidP="002F0E56">
            <w:pPr>
              <w:pStyle w:val="TableText"/>
              <w:ind w:left="0"/>
              <w:jc w:val="left"/>
              <w:rPr>
                <w:lang w:val="en-CA"/>
              </w:rPr>
            </w:pPr>
          </w:p>
        </w:tc>
        <w:tc>
          <w:tcPr>
            <w:tcW w:w="2097" w:type="dxa"/>
            <w:tcBorders>
              <w:left w:val="single" w:sz="4" w:space="0" w:color="auto"/>
            </w:tcBorders>
          </w:tcPr>
          <w:p w:rsidR="00A944A0" w:rsidRPr="00340144" w:rsidRDefault="00A944A0" w:rsidP="002F0E56">
            <w:pPr>
              <w:pStyle w:val="TableText"/>
              <w:ind w:left="0"/>
              <w:jc w:val="left"/>
              <w:rPr>
                <w:lang w:val="en-CA"/>
              </w:rPr>
            </w:pPr>
          </w:p>
        </w:tc>
      </w:tr>
      <w:tr w:rsidR="00851797" w:rsidRPr="00340144" w:rsidTr="004C7662">
        <w:trPr>
          <w:cnfStyle w:val="000000100000" w:firstRow="0" w:lastRow="0" w:firstColumn="0" w:lastColumn="0" w:oddVBand="0" w:evenVBand="0" w:oddHBand="1" w:evenHBand="0" w:firstRowFirstColumn="0" w:firstRowLastColumn="0" w:lastRowFirstColumn="0" w:lastRowLastColumn="0"/>
        </w:trPr>
        <w:tc>
          <w:tcPr>
            <w:tcW w:w="1422" w:type="dxa"/>
            <w:tcBorders>
              <w:right w:val="single" w:sz="4" w:space="0" w:color="auto"/>
            </w:tcBorders>
          </w:tcPr>
          <w:p w:rsidR="00851797" w:rsidRPr="00340144" w:rsidRDefault="00851797" w:rsidP="002F0E56">
            <w:pPr>
              <w:pStyle w:val="TableText"/>
              <w:rPr>
                <w:lang w:val="en-CA"/>
              </w:rPr>
            </w:pPr>
          </w:p>
        </w:tc>
        <w:tc>
          <w:tcPr>
            <w:tcW w:w="1080" w:type="dxa"/>
            <w:tcBorders>
              <w:left w:val="single" w:sz="4" w:space="0" w:color="auto"/>
              <w:right w:val="single" w:sz="4" w:space="0" w:color="auto"/>
            </w:tcBorders>
          </w:tcPr>
          <w:p w:rsidR="00851797" w:rsidRPr="00340144" w:rsidRDefault="00851797" w:rsidP="002F0E56">
            <w:pPr>
              <w:pStyle w:val="TableText"/>
              <w:ind w:left="0"/>
              <w:rPr>
                <w:lang w:val="en-CA"/>
              </w:rPr>
            </w:pPr>
          </w:p>
        </w:tc>
        <w:tc>
          <w:tcPr>
            <w:tcW w:w="4635" w:type="dxa"/>
            <w:tcBorders>
              <w:left w:val="single" w:sz="4" w:space="0" w:color="auto"/>
              <w:right w:val="single" w:sz="4" w:space="0" w:color="auto"/>
            </w:tcBorders>
          </w:tcPr>
          <w:p w:rsidR="00851797" w:rsidRPr="00340144" w:rsidRDefault="00851797" w:rsidP="00851797">
            <w:pPr>
              <w:pStyle w:val="TableText"/>
              <w:ind w:left="0"/>
              <w:jc w:val="left"/>
              <w:rPr>
                <w:lang w:val="en-CA"/>
              </w:rPr>
            </w:pPr>
          </w:p>
        </w:tc>
        <w:tc>
          <w:tcPr>
            <w:tcW w:w="2097" w:type="dxa"/>
            <w:tcBorders>
              <w:left w:val="single" w:sz="4" w:space="0" w:color="auto"/>
            </w:tcBorders>
          </w:tcPr>
          <w:p w:rsidR="00851797" w:rsidRPr="00340144" w:rsidRDefault="00851797" w:rsidP="002F0E56">
            <w:pPr>
              <w:pStyle w:val="TableText"/>
              <w:ind w:left="0"/>
              <w:jc w:val="left"/>
              <w:rPr>
                <w:lang w:val="en-CA"/>
              </w:rPr>
            </w:pPr>
          </w:p>
        </w:tc>
      </w:tr>
    </w:tbl>
    <w:p w:rsidR="00C66597" w:rsidRPr="00340144" w:rsidRDefault="00C66597" w:rsidP="00F40A24">
      <w:pPr>
        <w:pStyle w:val="TitleCenter"/>
        <w:ind w:left="-720"/>
        <w:outlineLvl w:val="0"/>
      </w:pPr>
    </w:p>
    <w:p w:rsidR="00C66597" w:rsidRPr="00340144" w:rsidRDefault="00C66597" w:rsidP="00C66597">
      <w:pPr>
        <w:pStyle w:val="TitleCenter"/>
        <w:outlineLvl w:val="0"/>
      </w:pPr>
      <w:r w:rsidRPr="00340144">
        <w:t>Document Authors</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044"/>
        <w:gridCol w:w="6065"/>
      </w:tblGrid>
      <w:tr w:rsidR="00C66597" w:rsidRPr="00340144" w:rsidTr="0005292C">
        <w:trPr>
          <w:cnfStyle w:val="100000000000" w:firstRow="1" w:lastRow="0" w:firstColumn="0" w:lastColumn="0" w:oddVBand="0" w:evenVBand="0" w:oddHBand="0" w:evenHBand="0" w:firstRowFirstColumn="0" w:firstRowLastColumn="0" w:lastRowFirstColumn="0" w:lastRowLastColumn="0"/>
          <w:trHeight w:val="367"/>
        </w:trPr>
        <w:tc>
          <w:tcPr>
            <w:tcW w:w="3044" w:type="dxa"/>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Heading"/>
              <w:ind w:left="0"/>
              <w:rPr>
                <w:szCs w:val="20"/>
                <w:lang w:val="en-CA"/>
              </w:rPr>
            </w:pPr>
            <w:r w:rsidRPr="00340144">
              <w:rPr>
                <w:szCs w:val="20"/>
                <w:lang w:val="en-CA"/>
              </w:rPr>
              <w:t>Name</w:t>
            </w:r>
          </w:p>
        </w:tc>
        <w:tc>
          <w:tcPr>
            <w:tcW w:w="6065" w:type="dxa"/>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Heading"/>
              <w:ind w:left="0"/>
              <w:rPr>
                <w:szCs w:val="20"/>
                <w:lang w:val="en-CA"/>
              </w:rPr>
            </w:pPr>
            <w:r w:rsidRPr="00340144">
              <w:rPr>
                <w:szCs w:val="20"/>
                <w:lang w:val="en-CA"/>
              </w:rPr>
              <w:t>Title</w:t>
            </w:r>
          </w:p>
        </w:tc>
      </w:tr>
      <w:tr w:rsidR="00C66597" w:rsidRPr="00340144" w:rsidTr="0005292C">
        <w:trPr>
          <w:cnfStyle w:val="000000100000" w:firstRow="0" w:lastRow="0" w:firstColumn="0" w:lastColumn="0" w:oddVBand="0" w:evenVBand="0" w:oddHBand="1" w:evenHBand="0" w:firstRowFirstColumn="0" w:firstRowLastColumn="0" w:lastRowFirstColumn="0" w:lastRowLastColumn="0"/>
          <w:trHeight w:val="367"/>
        </w:trPr>
        <w:tc>
          <w:tcPr>
            <w:tcW w:w="3044" w:type="dxa"/>
            <w:tcBorders>
              <w:right w:val="none" w:sz="0" w:space="0" w:color="auto"/>
            </w:tcBorders>
          </w:tcPr>
          <w:p w:rsidR="00C66597" w:rsidRPr="00340144" w:rsidRDefault="00C66597" w:rsidP="00FE5F6D">
            <w:pPr>
              <w:pStyle w:val="TableText"/>
              <w:jc w:val="left"/>
              <w:rPr>
                <w:lang w:val="en-CA"/>
              </w:rPr>
            </w:pPr>
            <w:r w:rsidRPr="00340144">
              <w:rPr>
                <w:lang w:val="en-CA"/>
              </w:rPr>
              <w:t xml:space="preserve"> </w:t>
            </w:r>
            <w:r w:rsidR="00FE5F6D" w:rsidRPr="00340144">
              <w:rPr>
                <w:lang w:val="en-CA"/>
              </w:rPr>
              <w:t>Scott Galbraith</w:t>
            </w:r>
          </w:p>
        </w:tc>
        <w:tc>
          <w:tcPr>
            <w:tcW w:w="6065" w:type="dxa"/>
            <w:tcBorders>
              <w:left w:val="none" w:sz="0" w:space="0" w:color="auto"/>
            </w:tcBorders>
          </w:tcPr>
          <w:p w:rsidR="00C66597" w:rsidRPr="00340144" w:rsidRDefault="00FE5F6D" w:rsidP="00AF5623">
            <w:pPr>
              <w:pStyle w:val="TableText"/>
              <w:ind w:left="0"/>
              <w:jc w:val="left"/>
              <w:rPr>
                <w:lang w:val="en-CA"/>
              </w:rPr>
            </w:pPr>
            <w:r w:rsidRPr="00340144">
              <w:rPr>
                <w:lang w:val="en-CA"/>
              </w:rPr>
              <w:t xml:space="preserve">UXD Engineer </w:t>
            </w:r>
          </w:p>
        </w:tc>
      </w:tr>
      <w:tr w:rsidR="00C66597" w:rsidRPr="00340144" w:rsidTr="0005292C">
        <w:trPr>
          <w:cnfStyle w:val="000000010000" w:firstRow="0" w:lastRow="0" w:firstColumn="0" w:lastColumn="0" w:oddVBand="0" w:evenVBand="0" w:oddHBand="0" w:evenHBand="1" w:firstRowFirstColumn="0" w:firstRowLastColumn="0" w:lastRowFirstColumn="0" w:lastRowLastColumn="0"/>
          <w:trHeight w:val="367"/>
        </w:trPr>
        <w:tc>
          <w:tcPr>
            <w:tcW w:w="3044" w:type="dxa"/>
            <w:tcBorders>
              <w:right w:val="none" w:sz="0" w:space="0" w:color="auto"/>
            </w:tcBorders>
          </w:tcPr>
          <w:p w:rsidR="00C66597" w:rsidRPr="00340144" w:rsidRDefault="00FE5F6D" w:rsidP="00AF5623">
            <w:pPr>
              <w:pStyle w:val="TableText"/>
              <w:ind w:left="0"/>
              <w:jc w:val="left"/>
              <w:rPr>
                <w:lang w:val="en-CA"/>
              </w:rPr>
            </w:pPr>
            <w:r w:rsidRPr="00340144">
              <w:rPr>
                <w:lang w:val="en-CA"/>
              </w:rPr>
              <w:t>Chad Swierczek</w:t>
            </w:r>
          </w:p>
        </w:tc>
        <w:tc>
          <w:tcPr>
            <w:tcW w:w="6065" w:type="dxa"/>
            <w:tcBorders>
              <w:left w:val="none" w:sz="0" w:space="0" w:color="auto"/>
            </w:tcBorders>
          </w:tcPr>
          <w:p w:rsidR="00C66597" w:rsidRPr="00340144" w:rsidRDefault="00FE5F6D" w:rsidP="00AF5623">
            <w:pPr>
              <w:pStyle w:val="TableText"/>
              <w:ind w:left="0"/>
              <w:jc w:val="left"/>
              <w:rPr>
                <w:lang w:val="en-CA"/>
              </w:rPr>
            </w:pPr>
            <w:r w:rsidRPr="00340144">
              <w:rPr>
                <w:lang w:val="en-CA"/>
              </w:rPr>
              <w:t>Requirements Analyst</w:t>
            </w:r>
          </w:p>
        </w:tc>
      </w:tr>
      <w:tr w:rsidR="00C66597" w:rsidRPr="00340144" w:rsidTr="0005292C">
        <w:trPr>
          <w:cnfStyle w:val="000000100000" w:firstRow="0" w:lastRow="0" w:firstColumn="0" w:lastColumn="0" w:oddVBand="0" w:evenVBand="0" w:oddHBand="1" w:evenHBand="0" w:firstRowFirstColumn="0" w:firstRowLastColumn="0" w:lastRowFirstColumn="0" w:lastRowLastColumn="0"/>
          <w:trHeight w:val="367"/>
        </w:trPr>
        <w:tc>
          <w:tcPr>
            <w:tcW w:w="3044" w:type="dxa"/>
            <w:tcBorders>
              <w:right w:val="none" w:sz="0" w:space="0" w:color="auto"/>
            </w:tcBorders>
          </w:tcPr>
          <w:p w:rsidR="00C66597" w:rsidRPr="00340144" w:rsidRDefault="00C66597" w:rsidP="00AF5623">
            <w:pPr>
              <w:pStyle w:val="TableText"/>
              <w:ind w:left="0"/>
              <w:jc w:val="left"/>
              <w:rPr>
                <w:lang w:val="en-CA"/>
              </w:rPr>
            </w:pPr>
          </w:p>
        </w:tc>
        <w:tc>
          <w:tcPr>
            <w:tcW w:w="6065" w:type="dxa"/>
            <w:tcBorders>
              <w:left w:val="none" w:sz="0" w:space="0" w:color="auto"/>
            </w:tcBorders>
          </w:tcPr>
          <w:p w:rsidR="00C66597" w:rsidRPr="00340144" w:rsidRDefault="00C66597" w:rsidP="00AF5623">
            <w:pPr>
              <w:pStyle w:val="TableText"/>
              <w:ind w:left="0"/>
              <w:jc w:val="left"/>
              <w:rPr>
                <w:lang w:val="en-CA"/>
              </w:rPr>
            </w:pPr>
          </w:p>
        </w:tc>
      </w:tr>
      <w:tr w:rsidR="00C66597" w:rsidRPr="00340144" w:rsidTr="0005292C">
        <w:trPr>
          <w:cnfStyle w:val="000000010000" w:firstRow="0" w:lastRow="0" w:firstColumn="0" w:lastColumn="0" w:oddVBand="0" w:evenVBand="0" w:oddHBand="0" w:evenHBand="1" w:firstRowFirstColumn="0" w:firstRowLastColumn="0" w:lastRowFirstColumn="0" w:lastRowLastColumn="0"/>
          <w:trHeight w:val="367"/>
        </w:trPr>
        <w:tc>
          <w:tcPr>
            <w:tcW w:w="3044" w:type="dxa"/>
            <w:tcBorders>
              <w:right w:val="none" w:sz="0" w:space="0" w:color="auto"/>
            </w:tcBorders>
          </w:tcPr>
          <w:p w:rsidR="00C66597" w:rsidRPr="00340144" w:rsidRDefault="00C66597" w:rsidP="00AF5623">
            <w:pPr>
              <w:pStyle w:val="TableText"/>
              <w:ind w:left="0"/>
              <w:jc w:val="left"/>
              <w:rPr>
                <w:lang w:val="en-CA"/>
              </w:rPr>
            </w:pPr>
          </w:p>
        </w:tc>
        <w:tc>
          <w:tcPr>
            <w:tcW w:w="6065" w:type="dxa"/>
            <w:tcBorders>
              <w:left w:val="none" w:sz="0" w:space="0" w:color="auto"/>
            </w:tcBorders>
          </w:tcPr>
          <w:p w:rsidR="00C66597" w:rsidRPr="00340144" w:rsidRDefault="00C66597" w:rsidP="00AF5623">
            <w:pPr>
              <w:pStyle w:val="TableText"/>
              <w:ind w:left="0"/>
              <w:jc w:val="left"/>
              <w:rPr>
                <w:lang w:val="en-CA"/>
              </w:rPr>
            </w:pPr>
          </w:p>
        </w:tc>
      </w:tr>
    </w:tbl>
    <w:p w:rsidR="00C66597" w:rsidRPr="00340144" w:rsidRDefault="00C66597" w:rsidP="00C66597">
      <w:pPr>
        <w:pStyle w:val="BodyText"/>
        <w:rPr>
          <w:lang w:val="en-CA"/>
        </w:rPr>
      </w:pPr>
    </w:p>
    <w:p w:rsidR="00C66597" w:rsidRPr="00340144" w:rsidRDefault="00C66597" w:rsidP="00C66597">
      <w:pPr>
        <w:pStyle w:val="TitleCenter"/>
        <w:outlineLvl w:val="0"/>
      </w:pPr>
      <w:r w:rsidRPr="00340144">
        <w:t>Document Approval History</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94"/>
        <w:gridCol w:w="1080"/>
        <w:gridCol w:w="6750"/>
      </w:tblGrid>
      <w:tr w:rsidR="00C66597" w:rsidRPr="00340144" w:rsidTr="0005292C">
        <w:trPr>
          <w:cnfStyle w:val="100000000000" w:firstRow="1" w:lastRow="0" w:firstColumn="0" w:lastColumn="0" w:oddVBand="0" w:evenVBand="0" w:oddHBand="0" w:evenHBand="0" w:firstRowFirstColumn="0" w:firstRowLastColumn="0" w:lastRowFirstColumn="0" w:lastRowLastColumn="0"/>
        </w:trPr>
        <w:tc>
          <w:tcPr>
            <w:tcW w:w="1394" w:type="dxa"/>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Heading"/>
              <w:ind w:left="0"/>
              <w:rPr>
                <w:szCs w:val="20"/>
                <w:lang w:val="en-CA"/>
              </w:rPr>
            </w:pPr>
            <w:r w:rsidRPr="00340144">
              <w:rPr>
                <w:szCs w:val="20"/>
                <w:lang w:val="en-CA"/>
              </w:rPr>
              <w:t>Date</w:t>
            </w:r>
          </w:p>
        </w:tc>
        <w:tc>
          <w:tcPr>
            <w:tcW w:w="1080" w:type="dxa"/>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Heading"/>
              <w:ind w:left="0"/>
              <w:rPr>
                <w:szCs w:val="20"/>
                <w:lang w:val="en-CA"/>
              </w:rPr>
            </w:pPr>
            <w:r w:rsidRPr="00340144">
              <w:rPr>
                <w:szCs w:val="20"/>
                <w:lang w:val="en-CA"/>
              </w:rPr>
              <w:t>Version</w:t>
            </w:r>
          </w:p>
        </w:tc>
        <w:tc>
          <w:tcPr>
            <w:tcW w:w="6750" w:type="dxa"/>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Heading"/>
              <w:ind w:left="0"/>
              <w:rPr>
                <w:szCs w:val="20"/>
                <w:lang w:val="en-CA"/>
              </w:rPr>
            </w:pPr>
            <w:r w:rsidRPr="00340144">
              <w:rPr>
                <w:szCs w:val="20"/>
                <w:lang w:val="en-CA"/>
              </w:rPr>
              <w:t>Approvers</w:t>
            </w:r>
          </w:p>
        </w:tc>
      </w:tr>
      <w:tr w:rsidR="00C66597" w:rsidRPr="00340144" w:rsidTr="0005292C">
        <w:trPr>
          <w:cnfStyle w:val="000000100000" w:firstRow="0" w:lastRow="0" w:firstColumn="0" w:lastColumn="0" w:oddVBand="0" w:evenVBand="0" w:oddHBand="1" w:evenHBand="0" w:firstRowFirstColumn="0" w:firstRowLastColumn="0" w:lastRowFirstColumn="0" w:lastRowLastColumn="0"/>
        </w:trPr>
        <w:tc>
          <w:tcPr>
            <w:tcW w:w="1394" w:type="dxa"/>
            <w:tcBorders>
              <w:right w:val="none" w:sz="0" w:space="0" w:color="auto"/>
            </w:tcBorders>
          </w:tcPr>
          <w:p w:rsidR="00C66597" w:rsidRPr="00340144" w:rsidRDefault="00C66597" w:rsidP="00AF5623">
            <w:pPr>
              <w:pStyle w:val="TableText"/>
              <w:rPr>
                <w:lang w:val="en-CA"/>
              </w:rPr>
            </w:pPr>
          </w:p>
        </w:tc>
        <w:tc>
          <w:tcPr>
            <w:tcW w:w="1080" w:type="dxa"/>
            <w:tcBorders>
              <w:left w:val="none" w:sz="0" w:space="0" w:color="auto"/>
              <w:right w:val="none" w:sz="0" w:space="0" w:color="auto"/>
            </w:tcBorders>
          </w:tcPr>
          <w:p w:rsidR="00C66597" w:rsidRPr="00340144" w:rsidRDefault="00C66597" w:rsidP="00AF5623">
            <w:pPr>
              <w:pStyle w:val="TableText"/>
              <w:ind w:left="0"/>
              <w:rPr>
                <w:lang w:val="en-CA"/>
              </w:rPr>
            </w:pPr>
          </w:p>
        </w:tc>
        <w:tc>
          <w:tcPr>
            <w:tcW w:w="6750" w:type="dxa"/>
            <w:tcBorders>
              <w:left w:val="none" w:sz="0" w:space="0" w:color="auto"/>
            </w:tcBorders>
          </w:tcPr>
          <w:p w:rsidR="00C66597" w:rsidRPr="00340144" w:rsidRDefault="00C66597" w:rsidP="00AF5623">
            <w:pPr>
              <w:pStyle w:val="TableText"/>
              <w:ind w:left="0"/>
              <w:jc w:val="left"/>
              <w:rPr>
                <w:lang w:val="en-CA"/>
              </w:rPr>
            </w:pPr>
          </w:p>
        </w:tc>
      </w:tr>
    </w:tbl>
    <w:p w:rsidR="00C66597" w:rsidRPr="00340144" w:rsidRDefault="00C66597" w:rsidP="00C66597">
      <w:pPr>
        <w:pStyle w:val="TitleCenter"/>
        <w:pageBreakBefore/>
        <w:outlineLvl w:val="0"/>
      </w:pPr>
      <w:r w:rsidRPr="00340144">
        <w:lastRenderedPageBreak/>
        <w:t>Table of Contents</w:t>
      </w:r>
    </w:p>
    <w:p w:rsidR="00036704" w:rsidRPr="00340144" w:rsidRDefault="00D46202">
      <w:pPr>
        <w:pStyle w:val="TOC1"/>
        <w:rPr>
          <w:rFonts w:asciiTheme="minorHAnsi" w:eastAsiaTheme="minorEastAsia" w:hAnsiTheme="minorHAnsi" w:cstheme="minorBidi"/>
          <w:b w:val="0"/>
          <w:caps w:val="0"/>
        </w:rPr>
      </w:pPr>
      <w:r w:rsidRPr="00340144">
        <w:rPr>
          <w:b w:val="0"/>
          <w:caps w:val="0"/>
          <w:lang w:val="en-CA"/>
        </w:rPr>
        <w:fldChar w:fldCharType="begin"/>
      </w:r>
      <w:r w:rsidRPr="00340144">
        <w:rPr>
          <w:b w:val="0"/>
          <w:caps w:val="0"/>
          <w:lang w:val="en-CA"/>
        </w:rPr>
        <w:instrText xml:space="preserve"> TOC \o "3-3" \t "Heading 1,1,Heading 2,2,Heading 7,1,Heading 8,2" </w:instrText>
      </w:r>
      <w:r w:rsidRPr="00340144">
        <w:rPr>
          <w:b w:val="0"/>
          <w:caps w:val="0"/>
          <w:lang w:val="en-CA"/>
        </w:rPr>
        <w:fldChar w:fldCharType="separate"/>
      </w:r>
      <w:r w:rsidR="00036704" w:rsidRPr="00340144">
        <w:t>1</w:t>
      </w:r>
      <w:r w:rsidR="00036704" w:rsidRPr="00340144">
        <w:rPr>
          <w:rFonts w:asciiTheme="minorHAnsi" w:eastAsiaTheme="minorEastAsia" w:hAnsiTheme="minorHAnsi" w:cstheme="minorBidi"/>
          <w:b w:val="0"/>
          <w:caps w:val="0"/>
        </w:rPr>
        <w:tab/>
      </w:r>
      <w:r w:rsidR="00036704" w:rsidRPr="00340144">
        <w:t>Introduction</w:t>
      </w:r>
      <w:r w:rsidR="00036704" w:rsidRPr="00340144">
        <w:tab/>
      </w:r>
      <w:r w:rsidR="00036704" w:rsidRPr="00340144">
        <w:fldChar w:fldCharType="begin"/>
      </w:r>
      <w:r w:rsidR="00036704" w:rsidRPr="00340144">
        <w:instrText xml:space="preserve"> PAGEREF _Toc443058611 \h </w:instrText>
      </w:r>
      <w:r w:rsidR="00036704" w:rsidRPr="00340144">
        <w:fldChar w:fldCharType="separate"/>
      </w:r>
      <w:r w:rsidR="00036704" w:rsidRPr="00340144">
        <w:t>5</w:t>
      </w:r>
      <w:r w:rsidR="00036704"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1.1</w:t>
      </w:r>
      <w:r w:rsidRPr="00340144">
        <w:rPr>
          <w:rFonts w:asciiTheme="minorHAnsi" w:eastAsiaTheme="minorEastAsia" w:hAnsiTheme="minorHAnsi" w:cstheme="minorBidi"/>
          <w:szCs w:val="22"/>
        </w:rPr>
        <w:tab/>
      </w:r>
      <w:r w:rsidRPr="00340144">
        <w:rPr>
          <w:lang w:val="en-CA"/>
        </w:rPr>
        <w:t>Purpose</w:t>
      </w:r>
      <w:r w:rsidRPr="00340144">
        <w:tab/>
      </w:r>
      <w:r w:rsidRPr="00340144">
        <w:fldChar w:fldCharType="begin"/>
      </w:r>
      <w:r w:rsidRPr="00340144">
        <w:instrText xml:space="preserve"> PAGEREF _Toc443058612 \h </w:instrText>
      </w:r>
      <w:r w:rsidRPr="00340144">
        <w:fldChar w:fldCharType="separate"/>
      </w:r>
      <w:r w:rsidRPr="00340144">
        <w:t>5</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1.2</w:t>
      </w:r>
      <w:r w:rsidRPr="00340144">
        <w:rPr>
          <w:rFonts w:asciiTheme="minorHAnsi" w:eastAsiaTheme="minorEastAsia" w:hAnsiTheme="minorHAnsi" w:cstheme="minorBidi"/>
          <w:szCs w:val="22"/>
        </w:rPr>
        <w:tab/>
      </w:r>
      <w:r w:rsidRPr="00340144">
        <w:rPr>
          <w:lang w:val="en-CA"/>
        </w:rPr>
        <w:t>Scope</w:t>
      </w:r>
      <w:r w:rsidRPr="00340144">
        <w:tab/>
      </w:r>
      <w:r w:rsidRPr="00340144">
        <w:fldChar w:fldCharType="begin"/>
      </w:r>
      <w:r w:rsidRPr="00340144">
        <w:instrText xml:space="preserve"> PAGEREF _Toc443058613 \h </w:instrText>
      </w:r>
      <w:r w:rsidRPr="00340144">
        <w:fldChar w:fldCharType="separate"/>
      </w:r>
      <w:r w:rsidRPr="00340144">
        <w:t>5</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1.3</w:t>
      </w:r>
      <w:r w:rsidRPr="00340144">
        <w:rPr>
          <w:rFonts w:asciiTheme="minorHAnsi" w:eastAsiaTheme="minorEastAsia" w:hAnsiTheme="minorHAnsi" w:cstheme="minorBidi"/>
          <w:szCs w:val="22"/>
        </w:rPr>
        <w:tab/>
      </w:r>
      <w:r w:rsidRPr="00340144">
        <w:rPr>
          <w:lang w:val="en-CA"/>
        </w:rPr>
        <w:t>Overview</w:t>
      </w:r>
      <w:r w:rsidRPr="00340144">
        <w:tab/>
      </w:r>
      <w:r w:rsidRPr="00340144">
        <w:fldChar w:fldCharType="begin"/>
      </w:r>
      <w:r w:rsidRPr="00340144">
        <w:instrText xml:space="preserve"> PAGEREF _Toc443058614 \h </w:instrText>
      </w:r>
      <w:r w:rsidRPr="00340144">
        <w:fldChar w:fldCharType="separate"/>
      </w:r>
      <w:r w:rsidRPr="00340144">
        <w:t>5</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1.4</w:t>
      </w:r>
      <w:r w:rsidRPr="00340144">
        <w:rPr>
          <w:rFonts w:asciiTheme="minorHAnsi" w:eastAsiaTheme="minorEastAsia" w:hAnsiTheme="minorHAnsi" w:cstheme="minorBidi"/>
          <w:szCs w:val="22"/>
        </w:rPr>
        <w:tab/>
      </w:r>
      <w:r w:rsidRPr="00340144">
        <w:rPr>
          <w:lang w:val="en-CA"/>
        </w:rPr>
        <w:t>Stakeholder Requirements List</w:t>
      </w:r>
      <w:r w:rsidRPr="00340144">
        <w:tab/>
      </w:r>
      <w:r w:rsidRPr="00340144">
        <w:fldChar w:fldCharType="begin"/>
      </w:r>
      <w:r w:rsidRPr="00340144">
        <w:instrText xml:space="preserve"> PAGEREF _Toc443058615 \h </w:instrText>
      </w:r>
      <w:r w:rsidRPr="00340144">
        <w:fldChar w:fldCharType="separate"/>
      </w:r>
      <w:r w:rsidRPr="00340144">
        <w:t>6</w:t>
      </w:r>
      <w:r w:rsidRPr="00340144">
        <w:fldChar w:fldCharType="end"/>
      </w:r>
    </w:p>
    <w:p w:rsidR="00036704" w:rsidRPr="00340144" w:rsidRDefault="00036704">
      <w:pPr>
        <w:pStyle w:val="TOC3"/>
        <w:rPr>
          <w:rFonts w:asciiTheme="minorHAnsi" w:eastAsiaTheme="minorEastAsia" w:hAnsiTheme="minorHAnsi" w:cstheme="minorBidi"/>
          <w:szCs w:val="22"/>
        </w:rPr>
      </w:pPr>
      <w:r w:rsidRPr="00340144">
        <w:rPr>
          <w:lang w:val="en-CA"/>
        </w:rPr>
        <w:t>1.4.1</w:t>
      </w:r>
      <w:r w:rsidRPr="00340144">
        <w:rPr>
          <w:rFonts w:asciiTheme="minorHAnsi" w:eastAsiaTheme="minorEastAsia" w:hAnsiTheme="minorHAnsi" w:cstheme="minorBidi"/>
          <w:szCs w:val="22"/>
        </w:rPr>
        <w:tab/>
      </w:r>
      <w:r w:rsidRPr="00340144">
        <w:rPr>
          <w:lang w:val="en-CA"/>
        </w:rPr>
        <w:t>Applicable Themes</w:t>
      </w:r>
      <w:r w:rsidRPr="00340144">
        <w:tab/>
      </w:r>
      <w:r w:rsidRPr="00340144">
        <w:fldChar w:fldCharType="begin"/>
      </w:r>
      <w:r w:rsidRPr="00340144">
        <w:instrText xml:space="preserve"> PAGEREF _Toc443058616 \h </w:instrText>
      </w:r>
      <w:r w:rsidRPr="00340144">
        <w:fldChar w:fldCharType="separate"/>
      </w:r>
      <w:r w:rsidRPr="00340144">
        <w:t>6</w:t>
      </w:r>
      <w:r w:rsidRPr="00340144">
        <w:fldChar w:fldCharType="end"/>
      </w:r>
    </w:p>
    <w:p w:rsidR="00036704" w:rsidRPr="00340144" w:rsidRDefault="00036704">
      <w:pPr>
        <w:pStyle w:val="TOC3"/>
        <w:rPr>
          <w:rFonts w:asciiTheme="minorHAnsi" w:eastAsiaTheme="minorEastAsia" w:hAnsiTheme="minorHAnsi" w:cstheme="minorBidi"/>
          <w:szCs w:val="22"/>
        </w:rPr>
      </w:pPr>
      <w:r w:rsidRPr="00340144">
        <w:t>1.4.2</w:t>
      </w:r>
      <w:r w:rsidRPr="00340144">
        <w:rPr>
          <w:rFonts w:asciiTheme="minorHAnsi" w:eastAsiaTheme="minorEastAsia" w:hAnsiTheme="minorHAnsi" w:cstheme="minorBidi"/>
          <w:szCs w:val="22"/>
        </w:rPr>
        <w:tab/>
      </w:r>
      <w:r w:rsidRPr="00340144">
        <w:t>Applicable Epics</w:t>
      </w:r>
      <w:r w:rsidRPr="00340144">
        <w:tab/>
      </w:r>
      <w:r w:rsidRPr="00340144">
        <w:fldChar w:fldCharType="begin"/>
      </w:r>
      <w:r w:rsidRPr="00340144">
        <w:instrText xml:space="preserve"> PAGEREF _Toc443058617 \h </w:instrText>
      </w:r>
      <w:r w:rsidRPr="00340144">
        <w:fldChar w:fldCharType="separate"/>
      </w:r>
      <w:r w:rsidRPr="00340144">
        <w:t>6</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1.5</w:t>
      </w:r>
      <w:r w:rsidRPr="00340144">
        <w:rPr>
          <w:rFonts w:asciiTheme="minorHAnsi" w:eastAsiaTheme="minorEastAsia" w:hAnsiTheme="minorHAnsi" w:cstheme="minorBidi"/>
          <w:szCs w:val="22"/>
        </w:rPr>
        <w:tab/>
      </w:r>
      <w:r w:rsidRPr="00340144">
        <w:rPr>
          <w:lang w:val="en-CA"/>
        </w:rPr>
        <w:t>Issues</w:t>
      </w:r>
      <w:r w:rsidRPr="00340144">
        <w:tab/>
      </w:r>
      <w:r w:rsidRPr="00340144">
        <w:fldChar w:fldCharType="begin"/>
      </w:r>
      <w:r w:rsidRPr="00340144">
        <w:instrText xml:space="preserve"> PAGEREF _Toc443058618 \h </w:instrText>
      </w:r>
      <w:r w:rsidRPr="00340144">
        <w:fldChar w:fldCharType="separate"/>
      </w:r>
      <w:r w:rsidRPr="00340144">
        <w:t>6</w:t>
      </w:r>
      <w:r w:rsidRPr="00340144">
        <w:fldChar w:fldCharType="end"/>
      </w:r>
    </w:p>
    <w:p w:rsidR="00036704" w:rsidRPr="00340144" w:rsidRDefault="00036704">
      <w:pPr>
        <w:pStyle w:val="TOC1"/>
        <w:rPr>
          <w:rFonts w:asciiTheme="minorHAnsi" w:eastAsiaTheme="minorEastAsia" w:hAnsiTheme="minorHAnsi" w:cstheme="minorBidi"/>
          <w:b w:val="0"/>
          <w:caps w:val="0"/>
        </w:rPr>
      </w:pPr>
      <w:r w:rsidRPr="00340144">
        <w:t>2</w:t>
      </w:r>
      <w:r w:rsidRPr="00340144">
        <w:rPr>
          <w:rFonts w:asciiTheme="minorHAnsi" w:eastAsiaTheme="minorEastAsia" w:hAnsiTheme="minorHAnsi" w:cstheme="minorBidi"/>
          <w:b w:val="0"/>
          <w:caps w:val="0"/>
        </w:rPr>
        <w:tab/>
      </w:r>
      <w:r w:rsidRPr="00340144">
        <w:t>Documents</w:t>
      </w:r>
      <w:r w:rsidRPr="00340144">
        <w:tab/>
      </w:r>
      <w:r w:rsidRPr="00340144">
        <w:fldChar w:fldCharType="begin"/>
      </w:r>
      <w:r w:rsidRPr="00340144">
        <w:instrText xml:space="preserve"> PAGEREF _Toc443058619 \h </w:instrText>
      </w:r>
      <w:r w:rsidRPr="00340144">
        <w:fldChar w:fldCharType="separate"/>
      </w:r>
      <w:r w:rsidRPr="00340144">
        <w:t>7</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2.1</w:t>
      </w:r>
      <w:r w:rsidRPr="00340144">
        <w:rPr>
          <w:rFonts w:asciiTheme="minorHAnsi" w:eastAsiaTheme="minorEastAsia" w:hAnsiTheme="minorHAnsi" w:cstheme="minorBidi"/>
          <w:szCs w:val="22"/>
        </w:rPr>
        <w:tab/>
      </w:r>
      <w:r w:rsidRPr="00340144">
        <w:rPr>
          <w:lang w:val="en-CA"/>
        </w:rPr>
        <w:t>Referenced Documents</w:t>
      </w:r>
      <w:r w:rsidRPr="00340144">
        <w:tab/>
      </w:r>
      <w:r w:rsidRPr="00340144">
        <w:fldChar w:fldCharType="begin"/>
      </w:r>
      <w:r w:rsidRPr="00340144">
        <w:instrText xml:space="preserve"> PAGEREF _Toc443058620 \h </w:instrText>
      </w:r>
      <w:r w:rsidRPr="00340144">
        <w:fldChar w:fldCharType="separate"/>
      </w:r>
      <w:r w:rsidRPr="00340144">
        <w:t>7</w:t>
      </w:r>
      <w:r w:rsidRPr="00340144">
        <w:fldChar w:fldCharType="end"/>
      </w:r>
    </w:p>
    <w:p w:rsidR="00036704" w:rsidRPr="00340144" w:rsidRDefault="00036704">
      <w:pPr>
        <w:pStyle w:val="TOC1"/>
        <w:rPr>
          <w:rFonts w:asciiTheme="minorHAnsi" w:eastAsiaTheme="minorEastAsia" w:hAnsiTheme="minorHAnsi" w:cstheme="minorBidi"/>
          <w:b w:val="0"/>
          <w:caps w:val="0"/>
        </w:rPr>
      </w:pPr>
      <w:r w:rsidRPr="00340144">
        <w:t>3</w:t>
      </w:r>
      <w:r w:rsidRPr="00340144">
        <w:rPr>
          <w:rFonts w:asciiTheme="minorHAnsi" w:eastAsiaTheme="minorEastAsia" w:hAnsiTheme="minorHAnsi" w:cstheme="minorBidi"/>
          <w:b w:val="0"/>
          <w:caps w:val="0"/>
        </w:rPr>
        <w:tab/>
      </w:r>
      <w:r w:rsidRPr="00340144">
        <w:t>Load Source</w:t>
      </w:r>
      <w:r w:rsidRPr="00340144">
        <w:tab/>
      </w:r>
      <w:r w:rsidRPr="00340144">
        <w:fldChar w:fldCharType="begin"/>
      </w:r>
      <w:r w:rsidRPr="00340144">
        <w:instrText xml:space="preserve"> PAGEREF _Toc443058621 \h </w:instrText>
      </w:r>
      <w:r w:rsidRPr="00340144">
        <w:fldChar w:fldCharType="separate"/>
      </w:r>
      <w:r w:rsidRPr="00340144">
        <w:t>8</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3.1</w:t>
      </w:r>
      <w:r w:rsidRPr="00340144">
        <w:rPr>
          <w:rFonts w:asciiTheme="minorHAnsi" w:eastAsiaTheme="minorEastAsia" w:hAnsiTheme="minorHAnsi" w:cstheme="minorBidi"/>
          <w:szCs w:val="22"/>
        </w:rPr>
        <w:tab/>
      </w:r>
      <w:r w:rsidRPr="00340144">
        <w:rPr>
          <w:lang w:val="en-CA"/>
        </w:rPr>
        <w:t>Overview</w:t>
      </w:r>
      <w:r w:rsidRPr="00340144">
        <w:tab/>
      </w:r>
      <w:r w:rsidRPr="00340144">
        <w:fldChar w:fldCharType="begin"/>
      </w:r>
      <w:r w:rsidRPr="00340144">
        <w:instrText xml:space="preserve"> PAGEREF _Toc443058622 \h </w:instrText>
      </w:r>
      <w:r w:rsidRPr="00340144">
        <w:fldChar w:fldCharType="separate"/>
      </w:r>
      <w:r w:rsidRPr="00340144">
        <w:t>8</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t>3.2</w:t>
      </w:r>
      <w:r w:rsidRPr="00340144">
        <w:rPr>
          <w:rFonts w:asciiTheme="minorHAnsi" w:eastAsiaTheme="minorEastAsia" w:hAnsiTheme="minorHAnsi" w:cstheme="minorBidi"/>
          <w:szCs w:val="22"/>
        </w:rPr>
        <w:tab/>
      </w:r>
      <w:r w:rsidRPr="00340144">
        <w:t>Load Source UI Elements and Associated Behaviors</w:t>
      </w:r>
      <w:r w:rsidRPr="00340144">
        <w:tab/>
      </w:r>
      <w:r w:rsidRPr="00340144">
        <w:fldChar w:fldCharType="begin"/>
      </w:r>
      <w:r w:rsidRPr="00340144">
        <w:instrText xml:space="preserve"> PAGEREF _Toc443058623 \h </w:instrText>
      </w:r>
      <w:r w:rsidRPr="00340144">
        <w:fldChar w:fldCharType="separate"/>
      </w:r>
      <w:r w:rsidRPr="00340144">
        <w:t>8</w:t>
      </w:r>
      <w:r w:rsidRPr="00340144">
        <w:fldChar w:fldCharType="end"/>
      </w:r>
    </w:p>
    <w:p w:rsidR="00036704" w:rsidRPr="00340144" w:rsidRDefault="00036704">
      <w:pPr>
        <w:pStyle w:val="TOC1"/>
        <w:rPr>
          <w:rFonts w:asciiTheme="minorHAnsi" w:eastAsiaTheme="minorEastAsia" w:hAnsiTheme="minorHAnsi" w:cstheme="minorBidi"/>
          <w:b w:val="0"/>
          <w:caps w:val="0"/>
        </w:rPr>
      </w:pPr>
      <w:r w:rsidRPr="00340144">
        <w:t>4</w:t>
      </w:r>
      <w:r w:rsidRPr="00340144">
        <w:rPr>
          <w:rFonts w:asciiTheme="minorHAnsi" w:eastAsiaTheme="minorEastAsia" w:hAnsiTheme="minorHAnsi" w:cstheme="minorBidi"/>
          <w:b w:val="0"/>
          <w:caps w:val="0"/>
        </w:rPr>
        <w:tab/>
      </w:r>
      <w:r w:rsidRPr="00340144">
        <w:t>State Manager (#27 from Load Source)</w:t>
      </w:r>
      <w:r w:rsidRPr="00340144">
        <w:tab/>
      </w:r>
      <w:r w:rsidRPr="00340144">
        <w:fldChar w:fldCharType="begin"/>
      </w:r>
      <w:r w:rsidRPr="00340144">
        <w:instrText xml:space="preserve"> PAGEREF _Toc443058624 \h </w:instrText>
      </w:r>
      <w:r w:rsidRPr="00340144">
        <w:fldChar w:fldCharType="separate"/>
      </w:r>
      <w:r w:rsidRPr="00340144">
        <w:t>17</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4.1</w:t>
      </w:r>
      <w:r w:rsidRPr="00340144">
        <w:rPr>
          <w:rFonts w:asciiTheme="minorHAnsi" w:eastAsiaTheme="minorEastAsia" w:hAnsiTheme="minorHAnsi" w:cstheme="minorBidi"/>
          <w:szCs w:val="22"/>
        </w:rPr>
        <w:tab/>
      </w:r>
      <w:r w:rsidRPr="00340144">
        <w:rPr>
          <w:lang w:val="en-CA"/>
        </w:rPr>
        <w:t>Overview</w:t>
      </w:r>
      <w:r w:rsidRPr="00340144">
        <w:tab/>
      </w:r>
      <w:r w:rsidRPr="00340144">
        <w:fldChar w:fldCharType="begin"/>
      </w:r>
      <w:r w:rsidRPr="00340144">
        <w:instrText xml:space="preserve"> PAGEREF _Toc443058625 \h </w:instrText>
      </w:r>
      <w:r w:rsidRPr="00340144">
        <w:fldChar w:fldCharType="separate"/>
      </w:r>
      <w:r w:rsidRPr="00340144">
        <w:t>17</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t>4.2</w:t>
      </w:r>
      <w:r w:rsidRPr="00340144">
        <w:rPr>
          <w:rFonts w:asciiTheme="minorHAnsi" w:eastAsiaTheme="minorEastAsia" w:hAnsiTheme="minorHAnsi" w:cstheme="minorBidi"/>
          <w:szCs w:val="22"/>
        </w:rPr>
        <w:tab/>
      </w:r>
      <w:r w:rsidRPr="00340144">
        <w:t>State Manager UI Elements and Associated Behaviors</w:t>
      </w:r>
      <w:r w:rsidRPr="00340144">
        <w:tab/>
      </w:r>
      <w:r w:rsidRPr="00340144">
        <w:fldChar w:fldCharType="begin"/>
      </w:r>
      <w:r w:rsidRPr="00340144">
        <w:instrText xml:space="preserve"> PAGEREF _Toc443058626 \h </w:instrText>
      </w:r>
      <w:r w:rsidRPr="00340144">
        <w:fldChar w:fldCharType="separate"/>
      </w:r>
      <w:r w:rsidRPr="00340144">
        <w:t>17</w:t>
      </w:r>
      <w:r w:rsidRPr="00340144">
        <w:fldChar w:fldCharType="end"/>
      </w:r>
    </w:p>
    <w:p w:rsidR="00036704" w:rsidRPr="00340144" w:rsidRDefault="00036704">
      <w:pPr>
        <w:pStyle w:val="TOC1"/>
        <w:rPr>
          <w:rFonts w:asciiTheme="minorHAnsi" w:eastAsiaTheme="minorEastAsia" w:hAnsiTheme="minorHAnsi" w:cstheme="minorBidi"/>
          <w:b w:val="0"/>
          <w:caps w:val="0"/>
        </w:rPr>
      </w:pPr>
      <w:r w:rsidRPr="00340144">
        <w:t>5</w:t>
      </w:r>
      <w:r w:rsidRPr="00340144">
        <w:rPr>
          <w:rFonts w:asciiTheme="minorHAnsi" w:eastAsiaTheme="minorEastAsia" w:hAnsiTheme="minorHAnsi" w:cstheme="minorBidi"/>
          <w:b w:val="0"/>
          <w:caps w:val="0"/>
        </w:rPr>
        <w:tab/>
      </w:r>
      <w:r w:rsidRPr="00340144">
        <w:t>State Manager Job Details</w:t>
      </w:r>
      <w:r w:rsidRPr="00340144">
        <w:tab/>
      </w:r>
      <w:r w:rsidRPr="00340144">
        <w:fldChar w:fldCharType="begin"/>
      </w:r>
      <w:r w:rsidRPr="00340144">
        <w:instrText xml:space="preserve"> PAGEREF _Toc443058627 \h </w:instrText>
      </w:r>
      <w:r w:rsidRPr="00340144">
        <w:fldChar w:fldCharType="separate"/>
      </w:r>
      <w:r w:rsidRPr="00340144">
        <w:t>24</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5.1</w:t>
      </w:r>
      <w:r w:rsidRPr="00340144">
        <w:rPr>
          <w:rFonts w:asciiTheme="minorHAnsi" w:eastAsiaTheme="minorEastAsia" w:hAnsiTheme="minorHAnsi" w:cstheme="minorBidi"/>
          <w:szCs w:val="22"/>
        </w:rPr>
        <w:tab/>
      </w:r>
      <w:r w:rsidRPr="00340144">
        <w:rPr>
          <w:lang w:val="en-CA"/>
        </w:rPr>
        <w:t>Overview</w:t>
      </w:r>
      <w:r w:rsidRPr="00340144">
        <w:tab/>
      </w:r>
      <w:r w:rsidRPr="00340144">
        <w:fldChar w:fldCharType="begin"/>
      </w:r>
      <w:r w:rsidRPr="00340144">
        <w:instrText xml:space="preserve"> PAGEREF _Toc443058628 \h </w:instrText>
      </w:r>
      <w:r w:rsidRPr="00340144">
        <w:fldChar w:fldCharType="separate"/>
      </w:r>
      <w:r w:rsidRPr="00340144">
        <w:t>24</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t>5.2</w:t>
      </w:r>
      <w:r w:rsidRPr="00340144">
        <w:rPr>
          <w:rFonts w:asciiTheme="minorHAnsi" w:eastAsiaTheme="minorEastAsia" w:hAnsiTheme="minorHAnsi" w:cstheme="minorBidi"/>
          <w:szCs w:val="22"/>
        </w:rPr>
        <w:tab/>
      </w:r>
      <w:r w:rsidRPr="00340144">
        <w:t>Job Details UI Elements and Associated Behaviors</w:t>
      </w:r>
      <w:r w:rsidRPr="00340144">
        <w:tab/>
      </w:r>
      <w:r w:rsidRPr="00340144">
        <w:fldChar w:fldCharType="begin"/>
      </w:r>
      <w:r w:rsidRPr="00340144">
        <w:instrText xml:space="preserve"> PAGEREF _Toc443058629 \h </w:instrText>
      </w:r>
      <w:r w:rsidRPr="00340144">
        <w:fldChar w:fldCharType="separate"/>
      </w:r>
      <w:r w:rsidRPr="00340144">
        <w:t>24</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5.3</w:t>
      </w:r>
      <w:r w:rsidRPr="00340144">
        <w:rPr>
          <w:rFonts w:asciiTheme="minorHAnsi" w:eastAsiaTheme="minorEastAsia" w:hAnsiTheme="minorHAnsi" w:cstheme="minorBidi"/>
          <w:szCs w:val="22"/>
        </w:rPr>
        <w:tab/>
      </w:r>
      <w:r w:rsidRPr="00340144">
        <w:rPr>
          <w:lang w:val="en-CA"/>
        </w:rPr>
        <w:t xml:space="preserve">Compare State </w:t>
      </w:r>
      <w:r w:rsidRPr="00340144">
        <w:t>UI Elements and Associated Behaviors</w:t>
      </w:r>
      <w:r w:rsidRPr="00340144">
        <w:tab/>
      </w:r>
      <w:r w:rsidRPr="00340144">
        <w:fldChar w:fldCharType="begin"/>
      </w:r>
      <w:r w:rsidRPr="00340144">
        <w:instrText xml:space="preserve"> PAGEREF _Toc443058630 \h </w:instrText>
      </w:r>
      <w:r w:rsidRPr="00340144">
        <w:fldChar w:fldCharType="separate"/>
      </w:r>
      <w:r w:rsidRPr="00340144">
        <w:t>26</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5.4</w:t>
      </w:r>
      <w:r w:rsidRPr="00340144">
        <w:rPr>
          <w:rFonts w:asciiTheme="minorHAnsi" w:eastAsiaTheme="minorEastAsia" w:hAnsiTheme="minorHAnsi" w:cstheme="minorBidi"/>
          <w:szCs w:val="22"/>
        </w:rPr>
        <w:tab/>
      </w:r>
      <w:r w:rsidRPr="00340144">
        <w:rPr>
          <w:lang w:val="en-CA"/>
        </w:rPr>
        <w:t xml:space="preserve">Transform State </w:t>
      </w:r>
      <w:r w:rsidRPr="00340144">
        <w:t>UI Elements and Associated Behaviors</w:t>
      </w:r>
      <w:r w:rsidRPr="00340144">
        <w:tab/>
      </w:r>
      <w:r w:rsidRPr="00340144">
        <w:fldChar w:fldCharType="begin"/>
      </w:r>
      <w:r w:rsidRPr="00340144">
        <w:instrText xml:space="preserve"> PAGEREF _Toc443058631 \h </w:instrText>
      </w:r>
      <w:r w:rsidRPr="00340144">
        <w:fldChar w:fldCharType="separate"/>
      </w:r>
      <w:r w:rsidRPr="00340144">
        <w:t>28</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5.5</w:t>
      </w:r>
      <w:r w:rsidRPr="00340144">
        <w:rPr>
          <w:rFonts w:asciiTheme="minorHAnsi" w:eastAsiaTheme="minorEastAsia" w:hAnsiTheme="minorHAnsi" w:cstheme="minorBidi"/>
          <w:szCs w:val="22"/>
        </w:rPr>
        <w:tab/>
      </w:r>
      <w:r w:rsidRPr="00340144">
        <w:rPr>
          <w:lang w:val="en-CA"/>
        </w:rPr>
        <w:t xml:space="preserve">Archive State </w:t>
      </w:r>
      <w:r w:rsidRPr="00340144">
        <w:t>UI Elements and Associated Behaviors</w:t>
      </w:r>
      <w:r w:rsidRPr="00340144">
        <w:tab/>
      </w:r>
      <w:r w:rsidRPr="00340144">
        <w:fldChar w:fldCharType="begin"/>
      </w:r>
      <w:r w:rsidRPr="00340144">
        <w:instrText xml:space="preserve"> PAGEREF _Toc443058632 \h </w:instrText>
      </w:r>
      <w:r w:rsidRPr="00340144">
        <w:fldChar w:fldCharType="separate"/>
      </w:r>
      <w:r w:rsidRPr="00340144">
        <w:t>29</w:t>
      </w:r>
      <w:r w:rsidRPr="00340144">
        <w:fldChar w:fldCharType="end"/>
      </w:r>
    </w:p>
    <w:p w:rsidR="00036704" w:rsidRPr="00340144" w:rsidRDefault="00036704">
      <w:pPr>
        <w:pStyle w:val="TOC3"/>
        <w:rPr>
          <w:rFonts w:asciiTheme="minorHAnsi" w:eastAsiaTheme="minorEastAsia" w:hAnsiTheme="minorHAnsi" w:cstheme="minorBidi"/>
          <w:szCs w:val="22"/>
        </w:rPr>
      </w:pPr>
      <w:r w:rsidRPr="00340144">
        <w:t>5.5.1</w:t>
      </w:r>
      <w:r w:rsidRPr="00340144">
        <w:rPr>
          <w:rFonts w:asciiTheme="minorHAnsi" w:eastAsiaTheme="minorEastAsia" w:hAnsiTheme="minorHAnsi" w:cstheme="minorBidi"/>
          <w:szCs w:val="22"/>
        </w:rPr>
        <w:tab/>
      </w:r>
      <w:r w:rsidRPr="00340144">
        <w:t>Business Rules</w:t>
      </w:r>
      <w:r w:rsidRPr="00340144">
        <w:tab/>
      </w:r>
      <w:r w:rsidRPr="00340144">
        <w:fldChar w:fldCharType="begin"/>
      </w:r>
      <w:r w:rsidRPr="00340144">
        <w:instrText xml:space="preserve"> PAGEREF _Toc443058633 \h </w:instrText>
      </w:r>
      <w:r w:rsidRPr="00340144">
        <w:fldChar w:fldCharType="separate"/>
      </w:r>
      <w:r w:rsidRPr="00340144">
        <w:t>30</w:t>
      </w:r>
      <w:r w:rsidRPr="00340144">
        <w:fldChar w:fldCharType="end"/>
      </w:r>
    </w:p>
    <w:p w:rsidR="00036704" w:rsidRPr="00340144" w:rsidRDefault="00036704">
      <w:pPr>
        <w:pStyle w:val="TOC3"/>
        <w:rPr>
          <w:rFonts w:asciiTheme="minorHAnsi" w:eastAsiaTheme="minorEastAsia" w:hAnsiTheme="minorHAnsi" w:cstheme="minorBidi"/>
          <w:szCs w:val="22"/>
        </w:rPr>
      </w:pPr>
      <w:r w:rsidRPr="00340144">
        <w:t>5.5.2</w:t>
      </w:r>
      <w:r w:rsidRPr="00340144">
        <w:rPr>
          <w:rFonts w:asciiTheme="minorHAnsi" w:eastAsiaTheme="minorEastAsia" w:hAnsiTheme="minorHAnsi" w:cstheme="minorBidi"/>
          <w:szCs w:val="22"/>
        </w:rPr>
        <w:tab/>
      </w:r>
      <w:r w:rsidRPr="00340144">
        <w:rPr>
          <w:rFonts w:cs="Calibri"/>
        </w:rPr>
        <w:t>Supplemental</w:t>
      </w:r>
      <w:r w:rsidRPr="00340144">
        <w:t xml:space="preserve"> Requirements</w:t>
      </w:r>
      <w:r w:rsidRPr="00340144">
        <w:tab/>
      </w:r>
      <w:r w:rsidRPr="00340144">
        <w:fldChar w:fldCharType="begin"/>
      </w:r>
      <w:r w:rsidRPr="00340144">
        <w:instrText xml:space="preserve"> PAGEREF _Toc443058634 \h </w:instrText>
      </w:r>
      <w:r w:rsidRPr="00340144">
        <w:fldChar w:fldCharType="separate"/>
      </w:r>
      <w:r w:rsidRPr="00340144">
        <w:t>30</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t>5.6</w:t>
      </w:r>
      <w:r w:rsidRPr="00340144">
        <w:rPr>
          <w:rFonts w:asciiTheme="minorHAnsi" w:eastAsiaTheme="minorEastAsia" w:hAnsiTheme="minorHAnsi" w:cstheme="minorBidi"/>
          <w:szCs w:val="22"/>
        </w:rPr>
        <w:tab/>
      </w:r>
      <w:r w:rsidRPr="00340144">
        <w:t>Dependencies</w:t>
      </w:r>
      <w:r w:rsidRPr="00340144">
        <w:tab/>
      </w:r>
      <w:r w:rsidRPr="00340144">
        <w:fldChar w:fldCharType="begin"/>
      </w:r>
      <w:r w:rsidRPr="00340144">
        <w:instrText xml:space="preserve"> PAGEREF _Toc443058635 \h </w:instrText>
      </w:r>
      <w:r w:rsidRPr="00340144">
        <w:fldChar w:fldCharType="separate"/>
      </w:r>
      <w:r w:rsidRPr="00340144">
        <w:t>30</w:t>
      </w:r>
      <w:r w:rsidRPr="00340144">
        <w:fldChar w:fldCharType="end"/>
      </w:r>
    </w:p>
    <w:p w:rsidR="00036704" w:rsidRPr="00340144" w:rsidRDefault="00036704">
      <w:pPr>
        <w:pStyle w:val="TOC1"/>
        <w:rPr>
          <w:rFonts w:asciiTheme="minorHAnsi" w:eastAsiaTheme="minorEastAsia" w:hAnsiTheme="minorHAnsi" w:cstheme="minorBidi"/>
          <w:b w:val="0"/>
          <w:caps w:val="0"/>
        </w:rPr>
      </w:pPr>
      <w:r w:rsidRPr="00340144">
        <w:t>6</w:t>
      </w:r>
      <w:r w:rsidRPr="00340144">
        <w:rPr>
          <w:rFonts w:asciiTheme="minorHAnsi" w:eastAsiaTheme="minorEastAsia" w:hAnsiTheme="minorHAnsi" w:cstheme="minorBidi"/>
          <w:b w:val="0"/>
          <w:caps w:val="0"/>
        </w:rPr>
        <w:tab/>
      </w:r>
      <w:r w:rsidRPr="00340144">
        <w:t>Future Requirements – Post R1</w:t>
      </w:r>
      <w:r w:rsidRPr="00340144">
        <w:tab/>
      </w:r>
      <w:r w:rsidRPr="00340144">
        <w:fldChar w:fldCharType="begin"/>
      </w:r>
      <w:r w:rsidRPr="00340144">
        <w:instrText xml:space="preserve"> PAGEREF _Toc443058636 \h </w:instrText>
      </w:r>
      <w:r w:rsidRPr="00340144">
        <w:fldChar w:fldCharType="separate"/>
      </w:r>
      <w:r w:rsidRPr="00340144">
        <w:t>31</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rPr>
          <w:lang w:val="en-CA"/>
        </w:rPr>
        <w:t>6.1</w:t>
      </w:r>
      <w:r w:rsidRPr="00340144">
        <w:rPr>
          <w:rFonts w:asciiTheme="minorHAnsi" w:eastAsiaTheme="minorEastAsia" w:hAnsiTheme="minorHAnsi" w:cstheme="minorBidi"/>
          <w:szCs w:val="22"/>
        </w:rPr>
        <w:tab/>
      </w:r>
      <w:r w:rsidRPr="00340144">
        <w:rPr>
          <w:lang w:val="en-CA"/>
        </w:rPr>
        <w:t>Overview</w:t>
      </w:r>
      <w:r w:rsidRPr="00340144">
        <w:tab/>
      </w:r>
      <w:r w:rsidRPr="00340144">
        <w:fldChar w:fldCharType="begin"/>
      </w:r>
      <w:r w:rsidRPr="00340144">
        <w:instrText xml:space="preserve"> PAGEREF _Toc443058637 \h </w:instrText>
      </w:r>
      <w:r w:rsidRPr="00340144">
        <w:fldChar w:fldCharType="separate"/>
      </w:r>
      <w:r w:rsidRPr="00340144">
        <w:t>31</w:t>
      </w:r>
      <w:r w:rsidRPr="00340144">
        <w:fldChar w:fldCharType="end"/>
      </w:r>
    </w:p>
    <w:p w:rsidR="00036704" w:rsidRPr="00340144" w:rsidRDefault="00036704">
      <w:pPr>
        <w:pStyle w:val="TOC2"/>
        <w:rPr>
          <w:rFonts w:asciiTheme="minorHAnsi" w:eastAsiaTheme="minorEastAsia" w:hAnsiTheme="minorHAnsi" w:cstheme="minorBidi"/>
          <w:szCs w:val="22"/>
        </w:rPr>
      </w:pPr>
      <w:r w:rsidRPr="00340144">
        <w:t>6.2</w:t>
      </w:r>
      <w:r w:rsidRPr="00340144">
        <w:rPr>
          <w:rFonts w:asciiTheme="minorHAnsi" w:eastAsiaTheme="minorEastAsia" w:hAnsiTheme="minorHAnsi" w:cstheme="minorBidi"/>
          <w:szCs w:val="22"/>
        </w:rPr>
        <w:tab/>
      </w:r>
      <w:r w:rsidRPr="00340144">
        <w:t>Applicable Sub-Epics</w:t>
      </w:r>
      <w:r w:rsidRPr="00340144">
        <w:tab/>
      </w:r>
      <w:r w:rsidRPr="00340144">
        <w:fldChar w:fldCharType="begin"/>
      </w:r>
      <w:r w:rsidRPr="00340144">
        <w:instrText xml:space="preserve"> PAGEREF _Toc443058638 \h </w:instrText>
      </w:r>
      <w:r w:rsidRPr="00340144">
        <w:fldChar w:fldCharType="separate"/>
      </w:r>
      <w:r w:rsidRPr="00340144">
        <w:t>31</w:t>
      </w:r>
      <w:r w:rsidRPr="00340144">
        <w:fldChar w:fldCharType="end"/>
      </w:r>
    </w:p>
    <w:p w:rsidR="00036704" w:rsidRPr="00340144" w:rsidRDefault="00036704">
      <w:pPr>
        <w:pStyle w:val="TOC3"/>
        <w:rPr>
          <w:rFonts w:asciiTheme="minorHAnsi" w:eastAsiaTheme="minorEastAsia" w:hAnsiTheme="minorHAnsi" w:cstheme="minorBidi"/>
          <w:szCs w:val="22"/>
        </w:rPr>
      </w:pPr>
      <w:r w:rsidRPr="00340144">
        <w:t>6.2.1</w:t>
      </w:r>
      <w:r w:rsidRPr="00340144">
        <w:rPr>
          <w:rFonts w:asciiTheme="minorHAnsi" w:eastAsiaTheme="minorEastAsia" w:hAnsiTheme="minorHAnsi" w:cstheme="minorBidi"/>
          <w:szCs w:val="22"/>
        </w:rPr>
        <w:tab/>
      </w:r>
      <w:r w:rsidRPr="00340144">
        <w:t>Unstructured Source – SRL Feature ID#</w:t>
      </w:r>
      <w:r w:rsidRPr="00340144">
        <w:tab/>
      </w:r>
      <w:r w:rsidRPr="00340144">
        <w:fldChar w:fldCharType="begin"/>
      </w:r>
      <w:r w:rsidRPr="00340144">
        <w:instrText xml:space="preserve"> PAGEREF _Toc443058639 \h </w:instrText>
      </w:r>
      <w:r w:rsidRPr="00340144">
        <w:fldChar w:fldCharType="separate"/>
      </w:r>
      <w:r w:rsidRPr="00340144">
        <w:t>31</w:t>
      </w:r>
      <w:r w:rsidRPr="00340144">
        <w:fldChar w:fldCharType="end"/>
      </w:r>
    </w:p>
    <w:p w:rsidR="00036704" w:rsidRPr="00340144" w:rsidRDefault="00036704">
      <w:pPr>
        <w:pStyle w:val="TOC3"/>
        <w:rPr>
          <w:rFonts w:asciiTheme="minorHAnsi" w:eastAsiaTheme="minorEastAsia" w:hAnsiTheme="minorHAnsi" w:cstheme="minorBidi"/>
          <w:szCs w:val="22"/>
        </w:rPr>
      </w:pPr>
      <w:r w:rsidRPr="00340144">
        <w:t>6.2.2</w:t>
      </w:r>
      <w:r w:rsidRPr="00340144">
        <w:rPr>
          <w:rFonts w:asciiTheme="minorHAnsi" w:eastAsiaTheme="minorEastAsia" w:hAnsiTheme="minorHAnsi" w:cstheme="minorBidi"/>
          <w:szCs w:val="22"/>
        </w:rPr>
        <w:tab/>
      </w:r>
      <w:r w:rsidRPr="00340144">
        <w:t>Create BPM - SRL Feature ID#</w:t>
      </w:r>
      <w:r w:rsidRPr="00340144">
        <w:tab/>
      </w:r>
      <w:r w:rsidRPr="00340144">
        <w:fldChar w:fldCharType="begin"/>
      </w:r>
      <w:r w:rsidRPr="00340144">
        <w:instrText xml:space="preserve"> PAGEREF _Toc443058640 \h </w:instrText>
      </w:r>
      <w:r w:rsidRPr="00340144">
        <w:fldChar w:fldCharType="separate"/>
      </w:r>
      <w:r w:rsidRPr="00340144">
        <w:t>31</w:t>
      </w:r>
      <w:r w:rsidRPr="00340144">
        <w:fldChar w:fldCharType="end"/>
      </w:r>
    </w:p>
    <w:p w:rsidR="00036704" w:rsidRPr="00340144" w:rsidRDefault="00036704">
      <w:pPr>
        <w:pStyle w:val="TOC3"/>
        <w:rPr>
          <w:rFonts w:asciiTheme="minorHAnsi" w:eastAsiaTheme="minorEastAsia" w:hAnsiTheme="minorHAnsi" w:cstheme="minorBidi"/>
          <w:szCs w:val="22"/>
        </w:rPr>
      </w:pPr>
      <w:r w:rsidRPr="00340144">
        <w:t>6.2.3</w:t>
      </w:r>
      <w:r w:rsidRPr="00340144">
        <w:rPr>
          <w:rFonts w:asciiTheme="minorHAnsi" w:eastAsiaTheme="minorEastAsia" w:hAnsiTheme="minorHAnsi" w:cstheme="minorBidi"/>
          <w:szCs w:val="22"/>
        </w:rPr>
        <w:tab/>
      </w:r>
      <w:r w:rsidRPr="00340144">
        <w:t>UI for ESL/Documentum - SRL Feature ID#</w:t>
      </w:r>
      <w:r w:rsidRPr="00340144">
        <w:tab/>
      </w:r>
      <w:r w:rsidRPr="00340144">
        <w:fldChar w:fldCharType="begin"/>
      </w:r>
      <w:r w:rsidRPr="00340144">
        <w:instrText xml:space="preserve"> PAGEREF _Toc443058641 \h </w:instrText>
      </w:r>
      <w:r w:rsidRPr="00340144">
        <w:fldChar w:fldCharType="separate"/>
      </w:r>
      <w:r w:rsidRPr="00340144">
        <w:t>31</w:t>
      </w:r>
      <w:r w:rsidRPr="00340144">
        <w:fldChar w:fldCharType="end"/>
      </w:r>
    </w:p>
    <w:p w:rsidR="00036704" w:rsidRPr="00340144" w:rsidRDefault="00036704">
      <w:pPr>
        <w:pStyle w:val="TOC3"/>
        <w:rPr>
          <w:rFonts w:asciiTheme="minorHAnsi" w:eastAsiaTheme="minorEastAsia" w:hAnsiTheme="minorHAnsi" w:cstheme="minorBidi"/>
          <w:szCs w:val="22"/>
        </w:rPr>
      </w:pPr>
      <w:r w:rsidRPr="00340144">
        <w:t>6.2.4</w:t>
      </w:r>
      <w:r w:rsidRPr="00340144">
        <w:tab/>
      </w:r>
      <w:r w:rsidRPr="00340144">
        <w:fldChar w:fldCharType="begin"/>
      </w:r>
      <w:r w:rsidRPr="00340144">
        <w:instrText xml:space="preserve"> PAGEREF _Toc443058642 \h </w:instrText>
      </w:r>
      <w:r w:rsidRPr="00340144">
        <w:fldChar w:fldCharType="separate"/>
      </w:r>
      <w:r w:rsidRPr="00340144">
        <w:t>31</w:t>
      </w:r>
      <w:r w:rsidRPr="00340144">
        <w:fldChar w:fldCharType="end"/>
      </w:r>
    </w:p>
    <w:p w:rsidR="00036704" w:rsidRPr="00340144" w:rsidRDefault="00036704">
      <w:pPr>
        <w:pStyle w:val="TOC1"/>
        <w:rPr>
          <w:rFonts w:asciiTheme="minorHAnsi" w:eastAsiaTheme="minorEastAsia" w:hAnsiTheme="minorHAnsi" w:cstheme="minorBidi"/>
          <w:b w:val="0"/>
          <w:caps w:val="0"/>
        </w:rPr>
      </w:pPr>
      <w:r w:rsidRPr="00340144">
        <w:rPr>
          <w:lang w:val="en-CA"/>
        </w:rPr>
        <w:t>7</w:t>
      </w:r>
      <w:r w:rsidRPr="00340144">
        <w:rPr>
          <w:rFonts w:asciiTheme="minorHAnsi" w:eastAsiaTheme="minorEastAsia" w:hAnsiTheme="minorHAnsi" w:cstheme="minorBidi"/>
          <w:b w:val="0"/>
          <w:caps w:val="0"/>
        </w:rPr>
        <w:tab/>
      </w:r>
      <w:r w:rsidRPr="00340144">
        <w:t>Appendix A – Provider to Source Table</w:t>
      </w:r>
      <w:r w:rsidRPr="00340144">
        <w:tab/>
      </w:r>
      <w:r w:rsidRPr="00340144">
        <w:fldChar w:fldCharType="begin"/>
      </w:r>
      <w:r w:rsidRPr="00340144">
        <w:instrText xml:space="preserve"> PAGEREF _Toc443058643 \h </w:instrText>
      </w:r>
      <w:r w:rsidRPr="00340144">
        <w:fldChar w:fldCharType="separate"/>
      </w:r>
      <w:r w:rsidRPr="00340144">
        <w:t>32</w:t>
      </w:r>
      <w:r w:rsidRPr="00340144">
        <w:fldChar w:fldCharType="end"/>
      </w:r>
    </w:p>
    <w:p w:rsidR="00C66597" w:rsidRPr="00340144" w:rsidRDefault="00D46202" w:rsidP="00C66597">
      <w:pPr>
        <w:rPr>
          <w:b/>
          <w:lang w:val="en-CA"/>
        </w:rPr>
      </w:pPr>
      <w:r w:rsidRPr="00340144">
        <w:rPr>
          <w:rFonts w:ascii="Arial Bold" w:hAnsi="Arial Bold"/>
          <w:b/>
          <w:caps/>
          <w:noProof/>
          <w:szCs w:val="22"/>
          <w:lang w:val="en-CA"/>
        </w:rPr>
        <w:fldChar w:fldCharType="end"/>
      </w:r>
    </w:p>
    <w:p w:rsidR="00C66597" w:rsidRPr="00340144" w:rsidRDefault="00C66597" w:rsidP="00C66597">
      <w:pPr>
        <w:pStyle w:val="TitleCenter"/>
        <w:outlineLvl w:val="0"/>
      </w:pPr>
      <w:r w:rsidRPr="00340144">
        <w:lastRenderedPageBreak/>
        <w:t>List of Tables</w:t>
      </w:r>
    </w:p>
    <w:p w:rsidR="00F1627F" w:rsidRPr="00340144" w:rsidRDefault="00A82679">
      <w:pPr>
        <w:pStyle w:val="TableofFigures"/>
        <w:rPr>
          <w:rFonts w:asciiTheme="minorHAnsi" w:eastAsiaTheme="minorEastAsia" w:hAnsiTheme="minorHAnsi" w:cstheme="minorBidi"/>
          <w:noProof/>
          <w:szCs w:val="22"/>
        </w:rPr>
      </w:pPr>
      <w:r w:rsidRPr="00340144">
        <w:rPr>
          <w:lang w:val="en-CA"/>
        </w:rPr>
        <w:fldChar w:fldCharType="begin"/>
      </w:r>
      <w:r w:rsidR="00C66597" w:rsidRPr="00340144">
        <w:rPr>
          <w:lang w:val="en-CA"/>
        </w:rPr>
        <w:instrText xml:space="preserve"> TOC \c "Table" </w:instrText>
      </w:r>
      <w:r w:rsidRPr="00340144">
        <w:rPr>
          <w:lang w:val="en-CA"/>
        </w:rPr>
        <w:fldChar w:fldCharType="separate"/>
      </w:r>
      <w:r w:rsidR="00F1627F" w:rsidRPr="00340144">
        <w:rPr>
          <w:noProof/>
          <w:lang w:val="en-CA"/>
        </w:rPr>
        <w:t>Table 1</w:t>
      </w:r>
      <w:r w:rsidR="00F1627F" w:rsidRPr="00340144">
        <w:rPr>
          <w:noProof/>
          <w:lang w:val="en-CA"/>
        </w:rPr>
        <w:noBreakHyphen/>
        <w:t>1   Outstanding Issues</w:t>
      </w:r>
      <w:r w:rsidR="00F1627F" w:rsidRPr="00340144">
        <w:rPr>
          <w:noProof/>
        </w:rPr>
        <w:tab/>
      </w:r>
      <w:r w:rsidR="00F1627F" w:rsidRPr="00340144">
        <w:rPr>
          <w:noProof/>
        </w:rPr>
        <w:fldChar w:fldCharType="begin"/>
      </w:r>
      <w:r w:rsidR="00F1627F" w:rsidRPr="00340144">
        <w:rPr>
          <w:noProof/>
        </w:rPr>
        <w:instrText xml:space="preserve"> PAGEREF _Toc440961574 \h </w:instrText>
      </w:r>
      <w:r w:rsidR="00F1627F" w:rsidRPr="00340144">
        <w:rPr>
          <w:noProof/>
        </w:rPr>
      </w:r>
      <w:r w:rsidR="00F1627F" w:rsidRPr="00340144">
        <w:rPr>
          <w:noProof/>
        </w:rPr>
        <w:fldChar w:fldCharType="separate"/>
      </w:r>
      <w:r w:rsidR="00F1627F" w:rsidRPr="00340144">
        <w:rPr>
          <w:noProof/>
        </w:rPr>
        <w:t>6</w:t>
      </w:r>
      <w:r w:rsidR="00F1627F" w:rsidRPr="00340144">
        <w:rPr>
          <w:noProof/>
        </w:rPr>
        <w:fldChar w:fldCharType="end"/>
      </w:r>
    </w:p>
    <w:p w:rsidR="00C66597" w:rsidRPr="00340144" w:rsidRDefault="00A82679" w:rsidP="00C66597">
      <w:pPr>
        <w:pStyle w:val="TableofFigures"/>
        <w:rPr>
          <w:lang w:val="en-CA"/>
        </w:rPr>
      </w:pPr>
      <w:r w:rsidRPr="00340144">
        <w:rPr>
          <w:lang w:val="en-CA"/>
        </w:rPr>
        <w:fldChar w:fldCharType="end"/>
      </w:r>
    </w:p>
    <w:p w:rsidR="00C66597" w:rsidRPr="00340144" w:rsidRDefault="00C66597" w:rsidP="00C66597">
      <w:pPr>
        <w:rPr>
          <w:lang w:val="en-CA"/>
        </w:rPr>
      </w:pPr>
    </w:p>
    <w:p w:rsidR="00C66597" w:rsidRPr="00340144" w:rsidRDefault="00C66597" w:rsidP="00C66597">
      <w:pPr>
        <w:pStyle w:val="Caption"/>
        <w:rPr>
          <w:lang w:val="en-CA"/>
        </w:rPr>
        <w:sectPr w:rsidR="00C66597" w:rsidRPr="00340144" w:rsidSect="00F1627F">
          <w:headerReference w:type="default" r:id="rId8"/>
          <w:footerReference w:type="default" r:id="rId9"/>
          <w:headerReference w:type="first" r:id="rId10"/>
          <w:footerReference w:type="first" r:id="rId11"/>
          <w:pgSz w:w="12240" w:h="15840" w:code="1"/>
          <w:pgMar w:top="1440" w:right="1440" w:bottom="1440" w:left="810" w:header="720" w:footer="720" w:gutter="0"/>
          <w:cols w:space="720"/>
        </w:sectPr>
      </w:pPr>
    </w:p>
    <w:p w:rsidR="00C66597" w:rsidRPr="00340144" w:rsidRDefault="00C66597" w:rsidP="00E56049">
      <w:pPr>
        <w:pStyle w:val="Heading1"/>
        <w:pageBreakBefore/>
        <w:tabs>
          <w:tab w:val="left" w:pos="810"/>
        </w:tabs>
        <w:spacing w:before="240"/>
        <w:ind w:left="1080" w:hanging="1080"/>
      </w:pPr>
      <w:bookmarkStart w:id="8" w:name="_Toc367695160"/>
      <w:bookmarkStart w:id="9" w:name="_Toc371512496"/>
      <w:bookmarkStart w:id="10" w:name="_Toc371583513"/>
      <w:bookmarkStart w:id="11" w:name="_Toc443058611"/>
      <w:r w:rsidRPr="00340144">
        <w:lastRenderedPageBreak/>
        <w:t>Introduction</w:t>
      </w:r>
      <w:bookmarkEnd w:id="8"/>
      <w:bookmarkEnd w:id="9"/>
      <w:bookmarkEnd w:id="10"/>
      <w:bookmarkEnd w:id="11"/>
    </w:p>
    <w:p w:rsidR="00C66597" w:rsidRPr="00340144" w:rsidRDefault="00C66597" w:rsidP="00E56049">
      <w:pPr>
        <w:pStyle w:val="Heading2"/>
        <w:tabs>
          <w:tab w:val="clear" w:pos="1080"/>
          <w:tab w:val="left" w:pos="720"/>
        </w:tabs>
        <w:ind w:left="1080" w:hanging="1080"/>
        <w:rPr>
          <w:lang w:val="en-CA"/>
        </w:rPr>
      </w:pPr>
      <w:bookmarkStart w:id="12" w:name="_Toc367695161"/>
      <w:bookmarkStart w:id="13" w:name="_Toc371512497"/>
      <w:bookmarkStart w:id="14" w:name="_Toc371583514"/>
      <w:bookmarkStart w:id="15" w:name="_Toc443058612"/>
      <w:r w:rsidRPr="00340144">
        <w:rPr>
          <w:lang w:val="en-CA"/>
        </w:rPr>
        <w:t>Purpose</w:t>
      </w:r>
      <w:bookmarkEnd w:id="12"/>
      <w:bookmarkEnd w:id="13"/>
      <w:bookmarkEnd w:id="14"/>
      <w:bookmarkEnd w:id="15"/>
    </w:p>
    <w:p w:rsidR="00C66597" w:rsidRPr="00340144" w:rsidRDefault="006332B4" w:rsidP="00C66597">
      <w:pPr>
        <w:rPr>
          <w:lang w:val="en-CA"/>
        </w:rPr>
      </w:pPr>
      <w:bookmarkStart w:id="16" w:name="_Toc367695162"/>
      <w:bookmarkStart w:id="17" w:name="_Toc371512498"/>
      <w:r w:rsidRPr="00340144">
        <w:rPr>
          <w:lang w:val="en-CA"/>
        </w:rPr>
        <w:t>To document</w:t>
      </w:r>
      <w:r w:rsidR="00C66597" w:rsidRPr="00340144">
        <w:rPr>
          <w:lang w:val="en-CA"/>
        </w:rPr>
        <w:t xml:space="preserve"> the</w:t>
      </w:r>
      <w:r w:rsidRPr="00340144">
        <w:rPr>
          <w:lang w:val="en-CA"/>
        </w:rPr>
        <w:t xml:space="preserve"> User Interface (UI) Be</w:t>
      </w:r>
      <w:r w:rsidR="0015034B" w:rsidRPr="00340144">
        <w:rPr>
          <w:lang w:val="en-CA"/>
        </w:rPr>
        <w:t>havioral</w:t>
      </w:r>
      <w:r w:rsidR="00C66597" w:rsidRPr="00340144">
        <w:rPr>
          <w:lang w:val="en-CA"/>
        </w:rPr>
        <w:t xml:space="preserve"> </w:t>
      </w:r>
      <w:r w:rsidRPr="00340144">
        <w:rPr>
          <w:lang w:val="en-CA"/>
        </w:rPr>
        <w:t>R</w:t>
      </w:r>
      <w:r w:rsidR="00C66597" w:rsidRPr="00340144">
        <w:rPr>
          <w:lang w:val="en-CA"/>
        </w:rPr>
        <w:t xml:space="preserve">equirements and User Experience Design </w:t>
      </w:r>
      <w:r w:rsidRPr="00340144">
        <w:rPr>
          <w:lang w:val="en-CA"/>
        </w:rPr>
        <w:t xml:space="preserve">(UXD) </w:t>
      </w:r>
      <w:r w:rsidR="00C66597" w:rsidRPr="00340144">
        <w:rPr>
          <w:lang w:val="en-CA"/>
        </w:rPr>
        <w:t xml:space="preserve">definition for the </w:t>
      </w:r>
      <w:r w:rsidRPr="00340144">
        <w:rPr>
          <w:lang w:val="en-CA"/>
        </w:rPr>
        <w:t>Source Information Management System (</w:t>
      </w:r>
      <w:r w:rsidR="0015034B" w:rsidRPr="00340144">
        <w:rPr>
          <w:lang w:val="en-CA"/>
        </w:rPr>
        <w:t>SIM</w:t>
      </w:r>
      <w:r w:rsidRPr="00340144">
        <w:rPr>
          <w:lang w:val="en-CA"/>
        </w:rPr>
        <w:t>)</w:t>
      </w:r>
      <w:r w:rsidR="0015034B" w:rsidRPr="00340144">
        <w:rPr>
          <w:lang w:val="en-CA"/>
        </w:rPr>
        <w:t xml:space="preserve"> Source Upload and associated State Manager</w:t>
      </w:r>
      <w:r w:rsidR="00C66597" w:rsidRPr="00340144">
        <w:rPr>
          <w:lang w:val="en-CA"/>
        </w:rPr>
        <w:t xml:space="preserve"> </w:t>
      </w:r>
      <w:r w:rsidR="0015034B" w:rsidRPr="00340144">
        <w:rPr>
          <w:lang w:val="en-CA"/>
        </w:rPr>
        <w:t xml:space="preserve">functionality </w:t>
      </w:r>
      <w:r w:rsidR="00C66597" w:rsidRPr="00340144">
        <w:rPr>
          <w:lang w:val="en-CA"/>
        </w:rPr>
        <w:t xml:space="preserve">within the ESDM System.  </w:t>
      </w:r>
    </w:p>
    <w:p w:rsidR="00C66597" w:rsidRPr="00340144" w:rsidRDefault="00C66597" w:rsidP="00E56049">
      <w:pPr>
        <w:pStyle w:val="Heading2"/>
        <w:tabs>
          <w:tab w:val="clear" w:pos="1080"/>
          <w:tab w:val="left" w:pos="810"/>
        </w:tabs>
        <w:ind w:left="720" w:hanging="720"/>
        <w:rPr>
          <w:lang w:val="en-CA"/>
        </w:rPr>
      </w:pPr>
      <w:bookmarkStart w:id="18" w:name="_Toc371583515"/>
      <w:bookmarkStart w:id="19" w:name="_Toc443058613"/>
      <w:r w:rsidRPr="00340144">
        <w:rPr>
          <w:lang w:val="en-CA"/>
        </w:rPr>
        <w:t>Scope</w:t>
      </w:r>
      <w:bookmarkEnd w:id="16"/>
      <w:bookmarkEnd w:id="17"/>
      <w:bookmarkEnd w:id="18"/>
      <w:bookmarkEnd w:id="19"/>
    </w:p>
    <w:p w:rsidR="00C66597" w:rsidRPr="00340144" w:rsidRDefault="0015034B" w:rsidP="00C66597">
      <w:pPr>
        <w:rPr>
          <w:lang w:val="en-CA"/>
        </w:rPr>
      </w:pPr>
      <w:bookmarkStart w:id="20" w:name="_Toc367695163"/>
      <w:bookmarkStart w:id="21" w:name="_Toc371512499"/>
      <w:r w:rsidRPr="00340144">
        <w:rPr>
          <w:lang w:val="en-CA"/>
        </w:rPr>
        <w:t xml:space="preserve">This document </w:t>
      </w:r>
      <w:r w:rsidR="006332B4" w:rsidRPr="00340144">
        <w:rPr>
          <w:lang w:val="en-CA"/>
        </w:rPr>
        <w:t>only addresses the UI</w:t>
      </w:r>
      <w:r w:rsidRPr="00340144">
        <w:rPr>
          <w:lang w:val="en-CA"/>
        </w:rPr>
        <w:t xml:space="preserve"> Behavioral Requirements and </w:t>
      </w:r>
      <w:r w:rsidR="006332B4" w:rsidRPr="00340144">
        <w:rPr>
          <w:lang w:val="en-CA"/>
        </w:rPr>
        <w:t>UXD</w:t>
      </w:r>
      <w:r w:rsidRPr="00340144">
        <w:rPr>
          <w:lang w:val="en-CA"/>
        </w:rPr>
        <w:t xml:space="preserve"> for the </w:t>
      </w:r>
      <w:r w:rsidR="006332B4" w:rsidRPr="00340144">
        <w:rPr>
          <w:lang w:val="en-CA"/>
        </w:rPr>
        <w:t>SIM</w:t>
      </w:r>
      <w:r w:rsidRPr="00340144">
        <w:rPr>
          <w:lang w:val="en-CA"/>
        </w:rPr>
        <w:t xml:space="preserve"> Source Upload and associated State Manager functionality within the ESDM System</w:t>
      </w:r>
      <w:r w:rsidR="00C66597" w:rsidRPr="00340144">
        <w:rPr>
          <w:lang w:val="en-CA"/>
        </w:rPr>
        <w:t xml:space="preserve"> for Release 1 Obstacles.  </w:t>
      </w:r>
    </w:p>
    <w:p w:rsidR="00C66597" w:rsidRPr="00340144" w:rsidRDefault="00C66597" w:rsidP="00E56049">
      <w:pPr>
        <w:pStyle w:val="Heading2"/>
        <w:tabs>
          <w:tab w:val="clear" w:pos="1080"/>
          <w:tab w:val="left" w:pos="720"/>
        </w:tabs>
        <w:ind w:left="1080" w:hanging="1080"/>
        <w:rPr>
          <w:lang w:val="en-CA"/>
        </w:rPr>
      </w:pPr>
      <w:bookmarkStart w:id="22" w:name="_Toc371583516"/>
      <w:bookmarkStart w:id="23" w:name="_Toc443058614"/>
      <w:r w:rsidRPr="00340144">
        <w:rPr>
          <w:lang w:val="en-CA"/>
        </w:rPr>
        <w:t>Overview</w:t>
      </w:r>
      <w:bookmarkEnd w:id="20"/>
      <w:bookmarkEnd w:id="21"/>
      <w:bookmarkEnd w:id="22"/>
      <w:bookmarkEnd w:id="23"/>
    </w:p>
    <w:p w:rsidR="00C66597" w:rsidRPr="00340144" w:rsidRDefault="0015034B" w:rsidP="00C66597">
      <w:pPr>
        <w:rPr>
          <w:lang w:val="en-CA"/>
        </w:rPr>
      </w:pPr>
      <w:r w:rsidRPr="00340144">
        <w:rPr>
          <w:lang w:val="en-CA"/>
        </w:rPr>
        <w:t>The</w:t>
      </w:r>
      <w:r w:rsidR="006332B4" w:rsidRPr="00340144">
        <w:rPr>
          <w:lang w:val="en-CA"/>
        </w:rPr>
        <w:t xml:space="preserve"> </w:t>
      </w:r>
      <w:r w:rsidRPr="00340144">
        <w:rPr>
          <w:lang w:val="en-CA"/>
        </w:rPr>
        <w:t>SIM subsystem of the ESDM application is comprised of two main components</w:t>
      </w:r>
      <w:r w:rsidR="00C66597" w:rsidRPr="00340144">
        <w:rPr>
          <w:lang w:val="en-CA"/>
        </w:rPr>
        <w:t>.</w:t>
      </w:r>
      <w:r w:rsidRPr="00340144">
        <w:rPr>
          <w:lang w:val="en-CA"/>
        </w:rPr>
        <w:t xml:space="preserve"> The first is the Source Upload functionality with its associated metadata and details panels. The second is the State Manager where all source files are tracked as SIM Jobs through each state of the ingest process. These two main components break down into the following functionalities:</w:t>
      </w:r>
      <w:r w:rsidR="00C66597" w:rsidRPr="00340144">
        <w:rPr>
          <w:lang w:val="en-CA"/>
        </w:rPr>
        <w:t xml:space="preserve"> </w:t>
      </w:r>
    </w:p>
    <w:p w:rsidR="00C66597" w:rsidRPr="00340144" w:rsidRDefault="00C66597" w:rsidP="00C66597">
      <w:pPr>
        <w:rPr>
          <w:lang w:val="en-CA"/>
        </w:rPr>
      </w:pPr>
    </w:p>
    <w:tbl>
      <w:tblPr>
        <w:tblStyle w:val="LightGrid1"/>
        <w:tblW w:w="0" w:type="auto"/>
        <w:tblLook w:val="04A0" w:firstRow="1" w:lastRow="0" w:firstColumn="1" w:lastColumn="0" w:noHBand="0" w:noVBand="1"/>
      </w:tblPr>
      <w:tblGrid>
        <w:gridCol w:w="3119"/>
        <w:gridCol w:w="3117"/>
        <w:gridCol w:w="3104"/>
      </w:tblGrid>
      <w:tr w:rsidR="00C66597" w:rsidRPr="00340144" w:rsidTr="00AF5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66597" w:rsidRPr="00340144" w:rsidRDefault="00C66597" w:rsidP="00AF5623">
            <w:pPr>
              <w:rPr>
                <w:lang w:val="en-CA"/>
              </w:rPr>
            </w:pPr>
            <w:r w:rsidRPr="00340144">
              <w:rPr>
                <w:lang w:val="en-CA"/>
              </w:rPr>
              <w:t>Component</w:t>
            </w:r>
          </w:p>
        </w:tc>
        <w:tc>
          <w:tcPr>
            <w:tcW w:w="3192" w:type="dxa"/>
          </w:tcPr>
          <w:p w:rsidR="00C66597" w:rsidRPr="00340144" w:rsidRDefault="00C66597" w:rsidP="00AF5623">
            <w:pPr>
              <w:cnfStyle w:val="100000000000" w:firstRow="1" w:lastRow="0" w:firstColumn="0" w:lastColumn="0" w:oddVBand="0" w:evenVBand="0" w:oddHBand="0" w:evenHBand="0" w:firstRowFirstColumn="0" w:firstRowLastColumn="0" w:lastRowFirstColumn="0" w:lastRowLastColumn="0"/>
              <w:rPr>
                <w:lang w:val="en-CA"/>
              </w:rPr>
            </w:pPr>
            <w:r w:rsidRPr="00340144">
              <w:rPr>
                <w:lang w:val="en-CA"/>
              </w:rPr>
              <w:t>Description</w:t>
            </w:r>
          </w:p>
        </w:tc>
        <w:tc>
          <w:tcPr>
            <w:tcW w:w="3192" w:type="dxa"/>
          </w:tcPr>
          <w:p w:rsidR="00C66597" w:rsidRPr="00340144" w:rsidRDefault="00C66597" w:rsidP="00AF5623">
            <w:pPr>
              <w:cnfStyle w:val="100000000000" w:firstRow="1" w:lastRow="0" w:firstColumn="0" w:lastColumn="0" w:oddVBand="0" w:evenVBand="0" w:oddHBand="0" w:evenHBand="0" w:firstRowFirstColumn="0" w:firstRowLastColumn="0" w:lastRowFirstColumn="0" w:lastRowLastColumn="0"/>
              <w:rPr>
                <w:lang w:val="en-CA"/>
              </w:rPr>
            </w:pPr>
            <w:r w:rsidRPr="00340144">
              <w:rPr>
                <w:lang w:val="en-CA"/>
              </w:rPr>
              <w:t>In scope for Release 1 (Y/N)</w:t>
            </w:r>
          </w:p>
        </w:tc>
      </w:tr>
      <w:tr w:rsidR="00C66597" w:rsidRPr="00340144" w:rsidTr="00AF5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66597" w:rsidRPr="00340144" w:rsidRDefault="0015034B" w:rsidP="00AF5623">
            <w:pPr>
              <w:rPr>
                <w:lang w:val="en-CA"/>
              </w:rPr>
            </w:pPr>
            <w:r w:rsidRPr="00340144">
              <w:rPr>
                <w:lang w:val="en-CA"/>
              </w:rPr>
              <w:t>Upload Source</w:t>
            </w:r>
          </w:p>
        </w:tc>
        <w:tc>
          <w:tcPr>
            <w:tcW w:w="3192" w:type="dxa"/>
          </w:tcPr>
          <w:p w:rsidR="00C66597" w:rsidRPr="00340144" w:rsidRDefault="00C66597" w:rsidP="003A66D9">
            <w:pPr>
              <w:cnfStyle w:val="000000100000" w:firstRow="0" w:lastRow="0" w:firstColumn="0" w:lastColumn="0" w:oddVBand="0" w:evenVBand="0" w:oddHBand="1" w:evenHBand="0" w:firstRowFirstColumn="0" w:firstRowLastColumn="0" w:lastRowFirstColumn="0" w:lastRowLastColumn="0"/>
              <w:rPr>
                <w:lang w:val="en-CA"/>
              </w:rPr>
            </w:pPr>
            <w:r w:rsidRPr="00340144">
              <w:rPr>
                <w:lang w:val="en-CA"/>
              </w:rPr>
              <w:t xml:space="preserve">Provides </w:t>
            </w:r>
            <w:r w:rsidR="003A66D9" w:rsidRPr="00340144">
              <w:rPr>
                <w:lang w:val="en-CA"/>
              </w:rPr>
              <w:t>the ability to select new source file and fill associated metadata fields.</w:t>
            </w:r>
          </w:p>
        </w:tc>
        <w:tc>
          <w:tcPr>
            <w:tcW w:w="3192" w:type="dxa"/>
          </w:tcPr>
          <w:p w:rsidR="00C66597" w:rsidRPr="00340144" w:rsidRDefault="00C66597" w:rsidP="00AF5623">
            <w:pPr>
              <w:cnfStyle w:val="000000100000" w:firstRow="0" w:lastRow="0" w:firstColumn="0" w:lastColumn="0" w:oddVBand="0" w:evenVBand="0" w:oddHBand="1" w:evenHBand="0" w:firstRowFirstColumn="0" w:firstRowLastColumn="0" w:lastRowFirstColumn="0" w:lastRowLastColumn="0"/>
              <w:rPr>
                <w:lang w:val="en-CA"/>
              </w:rPr>
            </w:pPr>
            <w:r w:rsidRPr="00340144">
              <w:rPr>
                <w:lang w:val="en-CA"/>
              </w:rPr>
              <w:t>Yes</w:t>
            </w:r>
          </w:p>
        </w:tc>
      </w:tr>
      <w:tr w:rsidR="00C66597" w:rsidRPr="00340144" w:rsidTr="00AF56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66597" w:rsidRPr="00340144" w:rsidRDefault="003A66D9" w:rsidP="00AF5623">
            <w:pPr>
              <w:rPr>
                <w:lang w:val="en-CA"/>
              </w:rPr>
            </w:pPr>
            <w:r w:rsidRPr="00340144">
              <w:rPr>
                <w:lang w:val="en-CA"/>
              </w:rPr>
              <w:t>Compare Source</w:t>
            </w:r>
          </w:p>
        </w:tc>
        <w:tc>
          <w:tcPr>
            <w:tcW w:w="3192" w:type="dxa"/>
          </w:tcPr>
          <w:p w:rsidR="00C66597" w:rsidRPr="00340144" w:rsidRDefault="00C66597" w:rsidP="000941CE">
            <w:pPr>
              <w:cnfStyle w:val="000000010000" w:firstRow="0" w:lastRow="0" w:firstColumn="0" w:lastColumn="0" w:oddVBand="0" w:evenVBand="0" w:oddHBand="0" w:evenHBand="1" w:firstRowFirstColumn="0" w:firstRowLastColumn="0" w:lastRowFirstColumn="0" w:lastRowLastColumn="0"/>
              <w:rPr>
                <w:lang w:val="en-CA"/>
              </w:rPr>
            </w:pPr>
            <w:r w:rsidRPr="00340144">
              <w:rPr>
                <w:lang w:val="en-CA"/>
              </w:rPr>
              <w:t xml:space="preserve">Allows </w:t>
            </w:r>
            <w:r w:rsidR="000941CE" w:rsidRPr="00340144">
              <w:rPr>
                <w:lang w:val="en-CA"/>
              </w:rPr>
              <w:t>analyst to compare new source to previous source</w:t>
            </w:r>
            <w:r w:rsidRPr="00340144">
              <w:rPr>
                <w:lang w:val="en-CA"/>
              </w:rPr>
              <w:t>.</w:t>
            </w:r>
          </w:p>
        </w:tc>
        <w:tc>
          <w:tcPr>
            <w:tcW w:w="3192" w:type="dxa"/>
          </w:tcPr>
          <w:p w:rsidR="00C66597" w:rsidRPr="00340144" w:rsidRDefault="00C66597" w:rsidP="00AF5623">
            <w:pPr>
              <w:cnfStyle w:val="000000010000" w:firstRow="0" w:lastRow="0" w:firstColumn="0" w:lastColumn="0" w:oddVBand="0" w:evenVBand="0" w:oddHBand="0" w:evenHBand="1" w:firstRowFirstColumn="0" w:firstRowLastColumn="0" w:lastRowFirstColumn="0" w:lastRowLastColumn="0"/>
              <w:rPr>
                <w:lang w:val="en-CA"/>
              </w:rPr>
            </w:pPr>
            <w:r w:rsidRPr="00340144">
              <w:rPr>
                <w:lang w:val="en-CA"/>
              </w:rPr>
              <w:t>Yes</w:t>
            </w:r>
          </w:p>
        </w:tc>
      </w:tr>
      <w:tr w:rsidR="00C66597" w:rsidRPr="00340144" w:rsidTr="00AF5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66597" w:rsidRPr="00340144" w:rsidRDefault="003A66D9" w:rsidP="003A66D9">
            <w:pPr>
              <w:rPr>
                <w:lang w:val="en-CA"/>
              </w:rPr>
            </w:pPr>
            <w:r w:rsidRPr="00340144">
              <w:rPr>
                <w:lang w:val="en-CA"/>
              </w:rPr>
              <w:t xml:space="preserve">Create New SIM Job </w:t>
            </w:r>
          </w:p>
        </w:tc>
        <w:tc>
          <w:tcPr>
            <w:tcW w:w="3192" w:type="dxa"/>
          </w:tcPr>
          <w:p w:rsidR="00C66597" w:rsidRPr="00340144" w:rsidRDefault="000941CE" w:rsidP="00AF5623">
            <w:pPr>
              <w:cnfStyle w:val="000000100000" w:firstRow="0" w:lastRow="0" w:firstColumn="0" w:lastColumn="0" w:oddVBand="0" w:evenVBand="0" w:oddHBand="1" w:evenHBand="0" w:firstRowFirstColumn="0" w:firstRowLastColumn="0" w:lastRowFirstColumn="0" w:lastRowLastColumn="0"/>
              <w:rPr>
                <w:lang w:val="en-CA"/>
              </w:rPr>
            </w:pPr>
            <w:r w:rsidRPr="00340144">
              <w:rPr>
                <w:lang w:val="en-CA"/>
              </w:rPr>
              <w:t>Gives the analyst the ability to view progress of running jobs as well as receive detailed status of any failures</w:t>
            </w:r>
            <w:r w:rsidR="00C66597" w:rsidRPr="00340144">
              <w:rPr>
                <w:lang w:val="en-CA"/>
              </w:rPr>
              <w:t>.</w:t>
            </w:r>
          </w:p>
        </w:tc>
        <w:tc>
          <w:tcPr>
            <w:tcW w:w="3192" w:type="dxa"/>
          </w:tcPr>
          <w:p w:rsidR="00C66597" w:rsidRPr="00340144" w:rsidRDefault="000941CE" w:rsidP="00AF5623">
            <w:pPr>
              <w:cnfStyle w:val="000000100000" w:firstRow="0" w:lastRow="0" w:firstColumn="0" w:lastColumn="0" w:oddVBand="0" w:evenVBand="0" w:oddHBand="1" w:evenHBand="0" w:firstRowFirstColumn="0" w:firstRowLastColumn="0" w:lastRowFirstColumn="0" w:lastRowLastColumn="0"/>
              <w:rPr>
                <w:lang w:val="en-CA"/>
              </w:rPr>
            </w:pPr>
            <w:r w:rsidRPr="00340144">
              <w:rPr>
                <w:lang w:val="en-CA"/>
              </w:rPr>
              <w:t>Yes</w:t>
            </w:r>
          </w:p>
        </w:tc>
      </w:tr>
      <w:tr w:rsidR="00C66597" w:rsidRPr="00340144" w:rsidTr="00AF56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66597" w:rsidRPr="00340144" w:rsidRDefault="003A66D9" w:rsidP="00AF5623">
            <w:pPr>
              <w:rPr>
                <w:lang w:val="en-CA"/>
              </w:rPr>
            </w:pPr>
            <w:r w:rsidRPr="00340144">
              <w:rPr>
                <w:lang w:val="en-CA"/>
              </w:rPr>
              <w:t>Manage SIM Jobs</w:t>
            </w:r>
          </w:p>
        </w:tc>
        <w:tc>
          <w:tcPr>
            <w:tcW w:w="3192" w:type="dxa"/>
          </w:tcPr>
          <w:p w:rsidR="00C66597" w:rsidRPr="00340144" w:rsidRDefault="000941CE" w:rsidP="00AF5623">
            <w:pPr>
              <w:cnfStyle w:val="000000010000" w:firstRow="0" w:lastRow="0" w:firstColumn="0" w:lastColumn="0" w:oddVBand="0" w:evenVBand="0" w:oddHBand="0" w:evenHBand="1" w:firstRowFirstColumn="0" w:firstRowLastColumn="0" w:lastRowFirstColumn="0" w:lastRowLastColumn="0"/>
              <w:rPr>
                <w:lang w:val="en-CA"/>
              </w:rPr>
            </w:pPr>
            <w:r w:rsidRPr="00340144">
              <w:rPr>
                <w:lang w:val="en-CA"/>
              </w:rPr>
              <w:t>Gives the analyst thee ability to stop, edit and start jobs</w:t>
            </w:r>
          </w:p>
        </w:tc>
        <w:tc>
          <w:tcPr>
            <w:tcW w:w="3192" w:type="dxa"/>
          </w:tcPr>
          <w:p w:rsidR="00C66597" w:rsidRPr="00340144" w:rsidRDefault="000941CE" w:rsidP="000941CE">
            <w:pPr>
              <w:cnfStyle w:val="000000010000" w:firstRow="0" w:lastRow="0" w:firstColumn="0" w:lastColumn="0" w:oddVBand="0" w:evenVBand="0" w:oddHBand="0" w:evenHBand="1" w:firstRowFirstColumn="0" w:firstRowLastColumn="0" w:lastRowFirstColumn="0" w:lastRowLastColumn="0"/>
              <w:rPr>
                <w:lang w:val="en-CA"/>
              </w:rPr>
            </w:pPr>
            <w:r w:rsidRPr="00340144">
              <w:rPr>
                <w:lang w:val="en-CA"/>
              </w:rPr>
              <w:t>Yes</w:t>
            </w:r>
          </w:p>
        </w:tc>
      </w:tr>
      <w:tr w:rsidR="003A66D9" w:rsidRPr="00340144" w:rsidTr="00AF5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66D9" w:rsidRPr="00340144" w:rsidRDefault="003A66D9" w:rsidP="006332B4">
            <w:pPr>
              <w:rPr>
                <w:lang w:val="en-CA"/>
              </w:rPr>
            </w:pPr>
            <w:r w:rsidRPr="00340144">
              <w:rPr>
                <w:lang w:val="en-CA"/>
              </w:rPr>
              <w:t>SIM Job Filters</w:t>
            </w:r>
          </w:p>
        </w:tc>
        <w:tc>
          <w:tcPr>
            <w:tcW w:w="3192" w:type="dxa"/>
          </w:tcPr>
          <w:p w:rsidR="003A66D9" w:rsidRPr="00340144" w:rsidRDefault="000941CE" w:rsidP="00AF5623">
            <w:pPr>
              <w:cnfStyle w:val="000000100000" w:firstRow="0" w:lastRow="0" w:firstColumn="0" w:lastColumn="0" w:oddVBand="0" w:evenVBand="0" w:oddHBand="1" w:evenHBand="0" w:firstRowFirstColumn="0" w:firstRowLastColumn="0" w:lastRowFirstColumn="0" w:lastRowLastColumn="0"/>
              <w:rPr>
                <w:lang w:val="en-CA"/>
              </w:rPr>
            </w:pPr>
            <w:r w:rsidRPr="00340144">
              <w:rPr>
                <w:lang w:val="en-CA"/>
              </w:rPr>
              <w:t>Provide filtering on records available for quick access to specific record(s)</w:t>
            </w:r>
          </w:p>
        </w:tc>
        <w:tc>
          <w:tcPr>
            <w:tcW w:w="3192" w:type="dxa"/>
          </w:tcPr>
          <w:p w:rsidR="003A66D9" w:rsidRPr="00340144" w:rsidRDefault="000941CE" w:rsidP="00AF5623">
            <w:pPr>
              <w:cnfStyle w:val="000000100000" w:firstRow="0" w:lastRow="0" w:firstColumn="0" w:lastColumn="0" w:oddVBand="0" w:evenVBand="0" w:oddHBand="1" w:evenHBand="0" w:firstRowFirstColumn="0" w:firstRowLastColumn="0" w:lastRowFirstColumn="0" w:lastRowLastColumn="0"/>
              <w:rPr>
                <w:lang w:val="en-CA"/>
              </w:rPr>
            </w:pPr>
            <w:r w:rsidRPr="00340144">
              <w:rPr>
                <w:lang w:val="en-CA"/>
              </w:rPr>
              <w:t>Yes</w:t>
            </w:r>
          </w:p>
        </w:tc>
      </w:tr>
      <w:tr w:rsidR="003A66D9" w:rsidRPr="00340144" w:rsidTr="00AF56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66D9" w:rsidRPr="00340144" w:rsidRDefault="003A66D9" w:rsidP="006332B4">
            <w:pPr>
              <w:rPr>
                <w:lang w:val="en-CA"/>
              </w:rPr>
            </w:pPr>
            <w:r w:rsidRPr="00340144">
              <w:rPr>
                <w:lang w:val="en-CA"/>
              </w:rPr>
              <w:lastRenderedPageBreak/>
              <w:t>SIM Job Delete</w:t>
            </w:r>
          </w:p>
        </w:tc>
        <w:tc>
          <w:tcPr>
            <w:tcW w:w="3192" w:type="dxa"/>
          </w:tcPr>
          <w:p w:rsidR="003A66D9" w:rsidRPr="00340144" w:rsidRDefault="000941CE" w:rsidP="000941CE">
            <w:pPr>
              <w:cnfStyle w:val="000000010000" w:firstRow="0" w:lastRow="0" w:firstColumn="0" w:lastColumn="0" w:oddVBand="0" w:evenVBand="0" w:oddHBand="0" w:evenHBand="1" w:firstRowFirstColumn="0" w:firstRowLastColumn="0" w:lastRowFirstColumn="0" w:lastRowLastColumn="0"/>
              <w:rPr>
                <w:lang w:val="en-CA"/>
              </w:rPr>
            </w:pPr>
            <w:r w:rsidRPr="00340144">
              <w:rPr>
                <w:lang w:val="en-CA"/>
              </w:rPr>
              <w:t xml:space="preserve">Ability to remove and rollback database changes to avoid </w:t>
            </w:r>
            <w:r w:rsidR="00D44F3F">
              <w:rPr>
                <w:lang w:val="en-CA"/>
              </w:rPr>
              <w:t>orphan</w:t>
            </w:r>
            <w:r w:rsidRPr="00340144">
              <w:rPr>
                <w:lang w:val="en-CA"/>
              </w:rPr>
              <w:t xml:space="preserve"> data in database </w:t>
            </w:r>
          </w:p>
        </w:tc>
        <w:tc>
          <w:tcPr>
            <w:tcW w:w="3192" w:type="dxa"/>
          </w:tcPr>
          <w:p w:rsidR="003A66D9" w:rsidRPr="00340144" w:rsidRDefault="008E7BCA" w:rsidP="00AF5623">
            <w:pPr>
              <w:cnfStyle w:val="000000010000" w:firstRow="0" w:lastRow="0" w:firstColumn="0" w:lastColumn="0" w:oddVBand="0" w:evenVBand="0" w:oddHBand="0" w:evenHBand="1" w:firstRowFirstColumn="0" w:firstRowLastColumn="0" w:lastRowFirstColumn="0" w:lastRowLastColumn="0"/>
              <w:rPr>
                <w:lang w:val="en-CA"/>
              </w:rPr>
            </w:pPr>
            <w:r w:rsidRPr="00340144">
              <w:rPr>
                <w:lang w:val="en-CA"/>
              </w:rPr>
              <w:t>Yes</w:t>
            </w:r>
          </w:p>
        </w:tc>
      </w:tr>
    </w:tbl>
    <w:p w:rsidR="00C66597" w:rsidRPr="00340144" w:rsidRDefault="00C66597" w:rsidP="00C66597">
      <w:pPr>
        <w:rPr>
          <w:lang w:val="en-CA"/>
        </w:rPr>
      </w:pPr>
    </w:p>
    <w:p w:rsidR="00C66597" w:rsidRPr="00340144" w:rsidRDefault="00C66597" w:rsidP="00C66597">
      <w:pPr>
        <w:pStyle w:val="Heading2"/>
        <w:rPr>
          <w:lang w:val="en-CA"/>
        </w:rPr>
      </w:pPr>
      <w:bookmarkStart w:id="24" w:name="_Toc443058615"/>
      <w:r w:rsidRPr="00340144">
        <w:rPr>
          <w:lang w:val="en-CA"/>
        </w:rPr>
        <w:t>Stakeholder Requirements List</w:t>
      </w:r>
      <w:bookmarkEnd w:id="24"/>
    </w:p>
    <w:p w:rsidR="00C66597" w:rsidRPr="00340144" w:rsidRDefault="00C66597" w:rsidP="00C66597">
      <w:pPr>
        <w:rPr>
          <w:lang w:val="en-CA"/>
        </w:rPr>
      </w:pPr>
      <w:r w:rsidRPr="00340144">
        <w:rPr>
          <w:lang w:val="en-CA"/>
        </w:rPr>
        <w:t xml:space="preserve">The Stakeholder Requirements List (SRL) defines the Business capabilities that the ESDM System is expected to provide or enhance.  This list has been created, prioritized and managed by the Business and drives the plan and schedule for the implementation of the ESDM System.  For the sake of traceability the SRL capabilities that are relevant to this document have been identified. </w:t>
      </w:r>
    </w:p>
    <w:p w:rsidR="00C66597" w:rsidRPr="00340144" w:rsidRDefault="00C66597" w:rsidP="00C66597">
      <w:pPr>
        <w:rPr>
          <w:lang w:val="en-CA"/>
        </w:rPr>
      </w:pPr>
    </w:p>
    <w:p w:rsidR="00C66597" w:rsidRPr="00340144" w:rsidRDefault="00C66597" w:rsidP="00C66597">
      <w:pPr>
        <w:pStyle w:val="Heading3"/>
        <w:ind w:left="1080" w:hanging="1080"/>
        <w:rPr>
          <w:lang w:val="en-CA"/>
        </w:rPr>
      </w:pPr>
      <w:bookmarkStart w:id="25" w:name="_Toc443058616"/>
      <w:r w:rsidRPr="00340144">
        <w:rPr>
          <w:lang w:val="en-CA"/>
        </w:rPr>
        <w:t>Applicable Themes</w:t>
      </w:r>
      <w:bookmarkEnd w:id="25"/>
    </w:p>
    <w:p w:rsidR="00C66597" w:rsidRPr="00340144" w:rsidRDefault="003A66D9" w:rsidP="00C66597">
      <w:pPr>
        <w:pStyle w:val="Heading4"/>
      </w:pPr>
      <w:r w:rsidRPr="00340144">
        <w:t>Source</w:t>
      </w:r>
      <w:r w:rsidR="00C66597" w:rsidRPr="00340144">
        <w:t xml:space="preserve"> Information Management</w:t>
      </w:r>
      <w:r w:rsidRPr="00340144">
        <w:t xml:space="preserve"> (?)</w:t>
      </w:r>
    </w:p>
    <w:p w:rsidR="00C66597" w:rsidRPr="00340144" w:rsidRDefault="00C66597" w:rsidP="00C66597">
      <w:pPr>
        <w:pStyle w:val="Heading3"/>
        <w:ind w:left="1080" w:hanging="1080"/>
      </w:pPr>
      <w:bookmarkStart w:id="26" w:name="_Toc443058617"/>
      <w:r w:rsidRPr="00340144">
        <w:t>Applicable Epics</w:t>
      </w:r>
      <w:bookmarkEnd w:id="26"/>
    </w:p>
    <w:p w:rsidR="00C66597" w:rsidRPr="00340144" w:rsidRDefault="003A66D9" w:rsidP="00C66597">
      <w:pPr>
        <w:pStyle w:val="Heading4"/>
      </w:pPr>
      <w:r w:rsidRPr="00340144">
        <w:t>(???)</w:t>
      </w:r>
    </w:p>
    <w:p w:rsidR="00C66597" w:rsidRPr="00340144" w:rsidRDefault="00C66597" w:rsidP="00C66597"/>
    <w:p w:rsidR="00C66597" w:rsidRPr="00340144" w:rsidRDefault="00C66597" w:rsidP="00E56049">
      <w:pPr>
        <w:pStyle w:val="Heading2"/>
        <w:tabs>
          <w:tab w:val="clear" w:pos="1080"/>
          <w:tab w:val="left" w:pos="630"/>
        </w:tabs>
        <w:ind w:left="1080" w:hanging="1080"/>
        <w:rPr>
          <w:lang w:val="en-CA"/>
        </w:rPr>
      </w:pPr>
      <w:bookmarkStart w:id="27" w:name="_Toc367695164"/>
      <w:bookmarkStart w:id="28" w:name="_Toc371512500"/>
      <w:bookmarkStart w:id="29" w:name="_Toc371583517"/>
      <w:bookmarkStart w:id="30" w:name="_Toc443058618"/>
      <w:r w:rsidRPr="00340144">
        <w:rPr>
          <w:lang w:val="en-CA"/>
        </w:rPr>
        <w:t>Issues</w:t>
      </w:r>
      <w:bookmarkEnd w:id="27"/>
      <w:bookmarkEnd w:id="28"/>
      <w:bookmarkEnd w:id="29"/>
      <w:bookmarkEnd w:id="30"/>
    </w:p>
    <w:p w:rsidR="00C66597" w:rsidRPr="00340144" w:rsidRDefault="00A82679" w:rsidP="00C66597">
      <w:pPr>
        <w:rPr>
          <w:lang w:val="en-CA"/>
        </w:rPr>
      </w:pPr>
      <w:r w:rsidRPr="00340144">
        <w:rPr>
          <w:lang w:val="en-CA"/>
        </w:rPr>
        <w:fldChar w:fldCharType="begin"/>
      </w:r>
      <w:r w:rsidR="00C66597" w:rsidRPr="00340144">
        <w:rPr>
          <w:lang w:val="en-CA"/>
        </w:rPr>
        <w:instrText xml:space="preserve"> REF _Ref380758237 \h </w:instrText>
      </w:r>
      <w:r w:rsidR="00340144" w:rsidRPr="00340144">
        <w:rPr>
          <w:lang w:val="en-CA"/>
        </w:rPr>
        <w:instrText xml:space="preserve"> \* MERGEFORMAT </w:instrText>
      </w:r>
      <w:r w:rsidRPr="00340144">
        <w:rPr>
          <w:lang w:val="en-CA"/>
        </w:rPr>
      </w:r>
      <w:r w:rsidRPr="00340144">
        <w:rPr>
          <w:lang w:val="en-CA"/>
        </w:rPr>
        <w:fldChar w:fldCharType="separate"/>
      </w:r>
      <w:r w:rsidR="00366B0E" w:rsidRPr="00340144">
        <w:rPr>
          <w:lang w:val="en-CA"/>
        </w:rPr>
        <w:t xml:space="preserve">Table </w:t>
      </w:r>
      <w:r w:rsidR="00366B0E" w:rsidRPr="00340144">
        <w:rPr>
          <w:noProof/>
          <w:lang w:val="en-CA"/>
        </w:rPr>
        <w:t>1</w:t>
      </w:r>
      <w:r w:rsidR="00366B0E" w:rsidRPr="00340144">
        <w:rPr>
          <w:lang w:val="en-CA"/>
        </w:rPr>
        <w:noBreakHyphen/>
      </w:r>
      <w:r w:rsidR="00366B0E" w:rsidRPr="00340144">
        <w:rPr>
          <w:noProof/>
          <w:lang w:val="en-CA"/>
        </w:rPr>
        <w:t>1</w:t>
      </w:r>
      <w:r w:rsidRPr="00340144">
        <w:rPr>
          <w:lang w:val="en-CA"/>
        </w:rPr>
        <w:fldChar w:fldCharType="end"/>
      </w:r>
      <w:r w:rsidR="00C66597" w:rsidRPr="00340144">
        <w:rPr>
          <w:lang w:val="en-CA"/>
        </w:rPr>
        <w:t xml:space="preserve"> is used to capture and communicate outstanding issues.</w:t>
      </w:r>
    </w:p>
    <w:p w:rsidR="00C66597" w:rsidRPr="00340144" w:rsidRDefault="00C66597" w:rsidP="00C66597">
      <w:pPr>
        <w:pStyle w:val="TableTitle"/>
        <w:rPr>
          <w:lang w:val="en-CA"/>
        </w:rPr>
      </w:pPr>
      <w:bookmarkStart w:id="31" w:name="_Ref380758237"/>
      <w:bookmarkStart w:id="32" w:name="_Toc440961574"/>
      <w:r w:rsidRPr="00340144">
        <w:rPr>
          <w:lang w:val="en-CA"/>
        </w:rPr>
        <w:t xml:space="preserve">Table </w:t>
      </w:r>
      <w:r w:rsidR="00A82679" w:rsidRPr="00340144">
        <w:rPr>
          <w:lang w:val="en-CA"/>
        </w:rPr>
        <w:fldChar w:fldCharType="begin"/>
      </w:r>
      <w:r w:rsidRPr="00340144">
        <w:rPr>
          <w:lang w:val="en-CA"/>
        </w:rPr>
        <w:instrText xml:space="preserve"> STYLEREF 1 \s </w:instrText>
      </w:r>
      <w:r w:rsidR="00A82679" w:rsidRPr="00340144">
        <w:rPr>
          <w:lang w:val="en-CA"/>
        </w:rPr>
        <w:fldChar w:fldCharType="separate"/>
      </w:r>
      <w:r w:rsidR="00366B0E" w:rsidRPr="00340144">
        <w:rPr>
          <w:noProof/>
          <w:lang w:val="en-CA"/>
        </w:rPr>
        <w:t>1</w:t>
      </w:r>
      <w:r w:rsidR="00A82679" w:rsidRPr="00340144">
        <w:rPr>
          <w:lang w:val="en-CA"/>
        </w:rPr>
        <w:fldChar w:fldCharType="end"/>
      </w:r>
      <w:r w:rsidRPr="00340144">
        <w:rPr>
          <w:lang w:val="en-CA"/>
        </w:rPr>
        <w:noBreakHyphen/>
      </w:r>
      <w:r w:rsidR="00A82679" w:rsidRPr="00340144">
        <w:rPr>
          <w:lang w:val="en-CA"/>
        </w:rPr>
        <w:fldChar w:fldCharType="begin"/>
      </w:r>
      <w:r w:rsidRPr="00340144">
        <w:rPr>
          <w:lang w:val="en-CA"/>
        </w:rPr>
        <w:instrText xml:space="preserve"> SEQ Table \* ARABIC \s 1 </w:instrText>
      </w:r>
      <w:r w:rsidR="00A82679" w:rsidRPr="00340144">
        <w:rPr>
          <w:lang w:val="en-CA"/>
        </w:rPr>
        <w:fldChar w:fldCharType="separate"/>
      </w:r>
      <w:r w:rsidR="00366B0E" w:rsidRPr="00340144">
        <w:rPr>
          <w:noProof/>
          <w:lang w:val="en-CA"/>
        </w:rPr>
        <w:t>1</w:t>
      </w:r>
      <w:r w:rsidR="00A82679" w:rsidRPr="00340144">
        <w:rPr>
          <w:lang w:val="en-CA"/>
        </w:rPr>
        <w:fldChar w:fldCharType="end"/>
      </w:r>
      <w:bookmarkEnd w:id="31"/>
      <w:r w:rsidRPr="00340144">
        <w:rPr>
          <w:noProof/>
          <w:lang w:val="en-CA"/>
        </w:rPr>
        <w:t xml:space="preserve">  </w:t>
      </w:r>
      <w:r w:rsidRPr="00340144">
        <w:rPr>
          <w:lang w:val="en-CA"/>
        </w:rPr>
        <w:t xml:space="preserve"> Outstanding Issues</w:t>
      </w:r>
      <w:bookmarkEnd w:id="32"/>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05"/>
        <w:gridCol w:w="1146"/>
        <w:gridCol w:w="883"/>
        <w:gridCol w:w="6616"/>
      </w:tblGrid>
      <w:tr w:rsidR="00C66597" w:rsidRPr="00340144" w:rsidTr="00B716E6">
        <w:trPr>
          <w:cnfStyle w:val="100000000000" w:firstRow="1" w:lastRow="0" w:firstColumn="0" w:lastColumn="0" w:oddVBand="0" w:evenVBand="0" w:oddHBand="0" w:evenHBand="0" w:firstRowFirstColumn="0" w:firstRowLastColumn="0" w:lastRowFirstColumn="0" w:lastRowLastColumn="0"/>
          <w:trHeight w:val="144"/>
        </w:trPr>
        <w:tc>
          <w:tcPr>
            <w:tcW w:w="377" w:type="pct"/>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CellHeader"/>
              <w:rPr>
                <w:lang w:val="en-CA"/>
              </w:rPr>
            </w:pPr>
            <w:r w:rsidRPr="00340144">
              <w:rPr>
                <w:lang w:val="en-CA"/>
              </w:rPr>
              <w:t>No.</w:t>
            </w:r>
          </w:p>
        </w:tc>
        <w:tc>
          <w:tcPr>
            <w:tcW w:w="613" w:type="pct"/>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CellHeader"/>
              <w:rPr>
                <w:lang w:val="en-CA"/>
              </w:rPr>
            </w:pPr>
            <w:r w:rsidRPr="00340144">
              <w:rPr>
                <w:lang w:val="en-CA"/>
              </w:rPr>
              <w:t>Date</w:t>
            </w:r>
          </w:p>
        </w:tc>
        <w:tc>
          <w:tcPr>
            <w:tcW w:w="472" w:type="pct"/>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CellHeader"/>
              <w:rPr>
                <w:lang w:val="en-CA"/>
              </w:rPr>
            </w:pPr>
            <w:r w:rsidRPr="00340144">
              <w:rPr>
                <w:lang w:val="en-CA"/>
              </w:rPr>
              <w:t>Status</w:t>
            </w:r>
          </w:p>
        </w:tc>
        <w:tc>
          <w:tcPr>
            <w:tcW w:w="3538" w:type="pct"/>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CellHeader"/>
              <w:rPr>
                <w:lang w:val="en-CA"/>
              </w:rPr>
            </w:pPr>
            <w:r w:rsidRPr="00340144">
              <w:rPr>
                <w:lang w:val="en-CA"/>
              </w:rPr>
              <w:t>Issue</w:t>
            </w:r>
          </w:p>
        </w:tc>
      </w:tr>
      <w:tr w:rsidR="00C66597" w:rsidRPr="00340144" w:rsidTr="00B716E6">
        <w:trPr>
          <w:cnfStyle w:val="000000100000" w:firstRow="0" w:lastRow="0" w:firstColumn="0" w:lastColumn="0" w:oddVBand="0" w:evenVBand="0" w:oddHBand="1" w:evenHBand="0" w:firstRowFirstColumn="0" w:firstRowLastColumn="0" w:lastRowFirstColumn="0" w:lastRowLastColumn="0"/>
          <w:trHeight w:val="144"/>
        </w:trPr>
        <w:tc>
          <w:tcPr>
            <w:tcW w:w="377" w:type="pct"/>
            <w:tcBorders>
              <w:right w:val="none" w:sz="0" w:space="0" w:color="auto"/>
            </w:tcBorders>
          </w:tcPr>
          <w:p w:rsidR="00C66597" w:rsidRPr="00340144" w:rsidRDefault="00C66597" w:rsidP="00AF5623">
            <w:pPr>
              <w:pStyle w:val="TableCellLeft"/>
              <w:jc w:val="center"/>
              <w:rPr>
                <w:lang w:val="en-CA"/>
              </w:rPr>
            </w:pPr>
            <w:r w:rsidRPr="00340144">
              <w:rPr>
                <w:lang w:val="en-CA"/>
              </w:rPr>
              <w:t>1</w:t>
            </w:r>
          </w:p>
        </w:tc>
        <w:tc>
          <w:tcPr>
            <w:tcW w:w="613" w:type="pct"/>
            <w:tcBorders>
              <w:left w:val="none" w:sz="0" w:space="0" w:color="auto"/>
              <w:right w:val="none" w:sz="0" w:space="0" w:color="auto"/>
            </w:tcBorders>
          </w:tcPr>
          <w:p w:rsidR="00C66597" w:rsidRPr="00340144" w:rsidRDefault="003A66D9" w:rsidP="003A66D9">
            <w:pPr>
              <w:pStyle w:val="TableCellLeft"/>
              <w:rPr>
                <w:lang w:val="en-CA"/>
              </w:rPr>
            </w:pPr>
            <w:r w:rsidRPr="00340144">
              <w:rPr>
                <w:lang w:val="en-CA"/>
              </w:rPr>
              <w:t>Dec</w:t>
            </w:r>
            <w:r w:rsidR="00C66597" w:rsidRPr="00340144">
              <w:rPr>
                <w:lang w:val="en-CA"/>
              </w:rPr>
              <w:t xml:space="preserve"> 2</w:t>
            </w:r>
            <w:r w:rsidRPr="00340144">
              <w:rPr>
                <w:lang w:val="en-CA"/>
              </w:rPr>
              <w:t>3, 2015</w:t>
            </w:r>
          </w:p>
        </w:tc>
        <w:tc>
          <w:tcPr>
            <w:tcW w:w="472" w:type="pct"/>
            <w:tcBorders>
              <w:left w:val="none" w:sz="0" w:space="0" w:color="auto"/>
              <w:right w:val="none" w:sz="0" w:space="0" w:color="auto"/>
            </w:tcBorders>
          </w:tcPr>
          <w:p w:rsidR="00C66597" w:rsidRPr="00340144" w:rsidRDefault="00C66597" w:rsidP="00AF5623">
            <w:pPr>
              <w:pStyle w:val="TableCellLeft"/>
              <w:rPr>
                <w:lang w:val="en-CA"/>
              </w:rPr>
            </w:pPr>
            <w:r w:rsidRPr="00340144">
              <w:rPr>
                <w:lang w:val="en-CA"/>
              </w:rPr>
              <w:t>Open</w:t>
            </w:r>
          </w:p>
        </w:tc>
        <w:tc>
          <w:tcPr>
            <w:tcW w:w="3538" w:type="pct"/>
            <w:tcBorders>
              <w:left w:val="none" w:sz="0" w:space="0" w:color="auto"/>
            </w:tcBorders>
          </w:tcPr>
          <w:p w:rsidR="00C66597" w:rsidRPr="00340144" w:rsidRDefault="00C66597" w:rsidP="006332B4">
            <w:pPr>
              <w:pStyle w:val="TableCellBullet"/>
              <w:numPr>
                <w:ilvl w:val="0"/>
                <w:numId w:val="0"/>
              </w:numPr>
              <w:ind w:left="360" w:hanging="288"/>
            </w:pPr>
            <w:r w:rsidRPr="00340144">
              <w:t xml:space="preserve">RISK: </w:t>
            </w:r>
            <w:r w:rsidR="003A66D9" w:rsidRPr="00340144">
              <w:t xml:space="preserve">Reference data </w:t>
            </w:r>
            <w:r w:rsidR="006332B4" w:rsidRPr="00340144">
              <w:t xml:space="preserve">availability for selected </w:t>
            </w:r>
            <w:r w:rsidR="003A66D9" w:rsidRPr="00340144">
              <w:t>Provider and Source Type to provide metadata values carried downstream</w:t>
            </w:r>
          </w:p>
        </w:tc>
      </w:tr>
      <w:tr w:rsidR="00C66597" w:rsidRPr="00340144" w:rsidTr="00B716E6">
        <w:trPr>
          <w:cnfStyle w:val="000000010000" w:firstRow="0" w:lastRow="0" w:firstColumn="0" w:lastColumn="0" w:oddVBand="0" w:evenVBand="0" w:oddHBand="0" w:evenHBand="1" w:firstRowFirstColumn="0" w:firstRowLastColumn="0" w:lastRowFirstColumn="0" w:lastRowLastColumn="0"/>
          <w:trHeight w:val="144"/>
        </w:trPr>
        <w:tc>
          <w:tcPr>
            <w:tcW w:w="377" w:type="pct"/>
            <w:tcBorders>
              <w:right w:val="none" w:sz="0" w:space="0" w:color="auto"/>
            </w:tcBorders>
          </w:tcPr>
          <w:p w:rsidR="00C66597" w:rsidRPr="00340144" w:rsidRDefault="00C66597" w:rsidP="00AF5623">
            <w:pPr>
              <w:pStyle w:val="TableCellLeft"/>
              <w:jc w:val="center"/>
              <w:rPr>
                <w:lang w:val="en-CA"/>
              </w:rPr>
            </w:pPr>
            <w:r w:rsidRPr="00340144">
              <w:rPr>
                <w:lang w:val="en-CA"/>
              </w:rPr>
              <w:t>2</w:t>
            </w:r>
          </w:p>
        </w:tc>
        <w:tc>
          <w:tcPr>
            <w:tcW w:w="613" w:type="pct"/>
            <w:tcBorders>
              <w:left w:val="none" w:sz="0" w:space="0" w:color="auto"/>
              <w:right w:val="none" w:sz="0" w:space="0" w:color="auto"/>
            </w:tcBorders>
          </w:tcPr>
          <w:p w:rsidR="00C66597" w:rsidRPr="00340144" w:rsidRDefault="003A66D9" w:rsidP="003A66D9">
            <w:pPr>
              <w:pStyle w:val="TableCellLeft"/>
              <w:rPr>
                <w:lang w:val="en-CA"/>
              </w:rPr>
            </w:pPr>
            <w:r w:rsidRPr="00340144">
              <w:rPr>
                <w:lang w:val="en-CA"/>
              </w:rPr>
              <w:t>Dec</w:t>
            </w:r>
            <w:r w:rsidR="00C66597" w:rsidRPr="00340144">
              <w:rPr>
                <w:lang w:val="en-CA"/>
              </w:rPr>
              <w:t xml:space="preserve"> </w:t>
            </w:r>
            <w:r w:rsidRPr="00340144">
              <w:rPr>
                <w:lang w:val="en-CA"/>
              </w:rPr>
              <w:t>2</w:t>
            </w:r>
            <w:r w:rsidR="00C66597" w:rsidRPr="00340144">
              <w:rPr>
                <w:lang w:val="en-CA"/>
              </w:rPr>
              <w:t>3, 2015</w:t>
            </w:r>
          </w:p>
        </w:tc>
        <w:tc>
          <w:tcPr>
            <w:tcW w:w="472" w:type="pct"/>
            <w:tcBorders>
              <w:left w:val="none" w:sz="0" w:space="0" w:color="auto"/>
              <w:right w:val="none" w:sz="0" w:space="0" w:color="auto"/>
            </w:tcBorders>
          </w:tcPr>
          <w:p w:rsidR="00C66597" w:rsidRPr="00340144" w:rsidRDefault="00C66597" w:rsidP="00AF5623">
            <w:pPr>
              <w:pStyle w:val="TableCellLeft"/>
              <w:rPr>
                <w:lang w:val="en-CA"/>
              </w:rPr>
            </w:pPr>
            <w:r w:rsidRPr="00340144">
              <w:rPr>
                <w:lang w:val="en-CA"/>
              </w:rPr>
              <w:t>Open</w:t>
            </w:r>
          </w:p>
        </w:tc>
        <w:tc>
          <w:tcPr>
            <w:tcW w:w="3538" w:type="pct"/>
            <w:tcBorders>
              <w:left w:val="none" w:sz="0" w:space="0" w:color="auto"/>
            </w:tcBorders>
          </w:tcPr>
          <w:p w:rsidR="00C66597" w:rsidRPr="00340144" w:rsidRDefault="00C66597" w:rsidP="00C1799D">
            <w:pPr>
              <w:pStyle w:val="TableCellLeft"/>
              <w:rPr>
                <w:lang w:val="en-CA"/>
              </w:rPr>
            </w:pPr>
            <w:r w:rsidRPr="00340144">
              <w:rPr>
                <w:lang w:val="en-CA"/>
              </w:rPr>
              <w:t xml:space="preserve">RISK: </w:t>
            </w:r>
            <w:r w:rsidR="00C1799D" w:rsidRPr="00340144">
              <w:rPr>
                <w:lang w:val="en-CA"/>
              </w:rPr>
              <w:t>Hand-off communication notify</w:t>
            </w:r>
            <w:r w:rsidR="006332B4" w:rsidRPr="00340144">
              <w:rPr>
                <w:lang w:val="en-CA"/>
              </w:rPr>
              <w:t>ing</w:t>
            </w:r>
            <w:r w:rsidR="00C1799D" w:rsidRPr="00340144">
              <w:rPr>
                <w:lang w:val="en-CA"/>
              </w:rPr>
              <w:t xml:space="preserve"> NIM of new source availability</w:t>
            </w:r>
            <w:r w:rsidRPr="00340144">
              <w:rPr>
                <w:lang w:val="en-CA"/>
              </w:rPr>
              <w:t xml:space="preserve">. </w:t>
            </w:r>
          </w:p>
        </w:tc>
      </w:tr>
      <w:tr w:rsidR="00C66597" w:rsidRPr="00340144" w:rsidTr="00B716E6">
        <w:trPr>
          <w:cnfStyle w:val="000000100000" w:firstRow="0" w:lastRow="0" w:firstColumn="0" w:lastColumn="0" w:oddVBand="0" w:evenVBand="0" w:oddHBand="1" w:evenHBand="0" w:firstRowFirstColumn="0" w:firstRowLastColumn="0" w:lastRowFirstColumn="0" w:lastRowLastColumn="0"/>
          <w:trHeight w:val="144"/>
        </w:trPr>
        <w:tc>
          <w:tcPr>
            <w:tcW w:w="377" w:type="pct"/>
            <w:tcBorders>
              <w:right w:val="none" w:sz="0" w:space="0" w:color="auto"/>
            </w:tcBorders>
          </w:tcPr>
          <w:p w:rsidR="00C66597" w:rsidRPr="00340144" w:rsidRDefault="00C66597" w:rsidP="00AF5623">
            <w:pPr>
              <w:pStyle w:val="TableCellLeft"/>
              <w:jc w:val="center"/>
              <w:rPr>
                <w:lang w:val="en-CA"/>
              </w:rPr>
            </w:pPr>
          </w:p>
        </w:tc>
        <w:tc>
          <w:tcPr>
            <w:tcW w:w="613" w:type="pct"/>
            <w:tcBorders>
              <w:left w:val="none" w:sz="0" w:space="0" w:color="auto"/>
              <w:right w:val="none" w:sz="0" w:space="0" w:color="auto"/>
            </w:tcBorders>
          </w:tcPr>
          <w:p w:rsidR="00C66597" w:rsidRPr="00340144" w:rsidRDefault="00C66597" w:rsidP="00AF5623">
            <w:pPr>
              <w:pStyle w:val="TableCellLeft"/>
              <w:rPr>
                <w:lang w:val="en-CA"/>
              </w:rPr>
            </w:pPr>
          </w:p>
        </w:tc>
        <w:tc>
          <w:tcPr>
            <w:tcW w:w="472" w:type="pct"/>
            <w:tcBorders>
              <w:left w:val="none" w:sz="0" w:space="0" w:color="auto"/>
              <w:right w:val="none" w:sz="0" w:space="0" w:color="auto"/>
            </w:tcBorders>
          </w:tcPr>
          <w:p w:rsidR="00C66597" w:rsidRPr="00340144" w:rsidRDefault="00C66597" w:rsidP="00AF5623">
            <w:pPr>
              <w:pStyle w:val="TableCellLeft"/>
              <w:rPr>
                <w:lang w:val="en-CA"/>
              </w:rPr>
            </w:pPr>
          </w:p>
        </w:tc>
        <w:tc>
          <w:tcPr>
            <w:tcW w:w="3538" w:type="pct"/>
            <w:tcBorders>
              <w:left w:val="none" w:sz="0" w:space="0" w:color="auto"/>
            </w:tcBorders>
          </w:tcPr>
          <w:p w:rsidR="00C66597" w:rsidRPr="00340144" w:rsidRDefault="00C66597" w:rsidP="00AF5623">
            <w:pPr>
              <w:pStyle w:val="TableCellLeft"/>
              <w:rPr>
                <w:lang w:val="en-CA"/>
              </w:rPr>
            </w:pPr>
          </w:p>
        </w:tc>
      </w:tr>
    </w:tbl>
    <w:p w:rsidR="00C66597" w:rsidRPr="00340144" w:rsidRDefault="00C66597" w:rsidP="00C66597">
      <w:pPr>
        <w:pStyle w:val="NormalNoSpace"/>
        <w:rPr>
          <w:lang w:val="en-CA"/>
        </w:rPr>
      </w:pPr>
    </w:p>
    <w:p w:rsidR="00C66597" w:rsidRPr="00340144" w:rsidRDefault="00C66597" w:rsidP="00E56049">
      <w:pPr>
        <w:pStyle w:val="Heading1"/>
        <w:pageBreakBefore/>
        <w:tabs>
          <w:tab w:val="clear" w:pos="1080"/>
          <w:tab w:val="left" w:pos="540"/>
        </w:tabs>
        <w:spacing w:before="240"/>
        <w:ind w:left="1080" w:hanging="1080"/>
      </w:pPr>
      <w:bookmarkStart w:id="33" w:name="_Toc371583519"/>
      <w:bookmarkStart w:id="34" w:name="_Toc443058619"/>
      <w:r w:rsidRPr="00340144">
        <w:lastRenderedPageBreak/>
        <w:t>Documents</w:t>
      </w:r>
      <w:bookmarkEnd w:id="33"/>
      <w:bookmarkEnd w:id="34"/>
    </w:p>
    <w:p w:rsidR="00C66597" w:rsidRPr="00340144" w:rsidRDefault="00C66597" w:rsidP="00C66597">
      <w:pPr>
        <w:pStyle w:val="Heading2"/>
        <w:rPr>
          <w:lang w:val="en-CA"/>
        </w:rPr>
      </w:pPr>
      <w:bookmarkStart w:id="35" w:name="_Toc371514226"/>
      <w:bookmarkStart w:id="36" w:name="_Toc371583520"/>
      <w:bookmarkStart w:id="37" w:name="_Toc443058620"/>
      <w:r w:rsidRPr="00340144">
        <w:rPr>
          <w:lang w:val="en-CA"/>
        </w:rPr>
        <w:t>Referenced Documents</w:t>
      </w:r>
      <w:bookmarkEnd w:id="35"/>
      <w:bookmarkEnd w:id="36"/>
      <w:bookmarkEnd w:id="37"/>
    </w:p>
    <w:p w:rsidR="00C66597" w:rsidRPr="00340144" w:rsidRDefault="00C66597" w:rsidP="00C66597">
      <w:pPr>
        <w:rPr>
          <w:lang w:val="en-CA"/>
        </w:rPr>
      </w:pPr>
      <w:r w:rsidRPr="00340144">
        <w:rPr>
          <w:lang w:val="en-CA"/>
        </w:rPr>
        <w:t>List of documents referenced by this document.  See the particular reference for the applicable reference context.</w:t>
      </w:r>
    </w:p>
    <w:p w:rsidR="00C66597" w:rsidRPr="00340144" w:rsidRDefault="00C66597" w:rsidP="00C66597">
      <w:pPr>
        <w:pStyle w:val="NormalNoSpace"/>
        <w:rPr>
          <w:lang w:val="en-CA"/>
        </w:rPr>
      </w:pPr>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79"/>
        <w:gridCol w:w="3426"/>
        <w:gridCol w:w="3445"/>
      </w:tblGrid>
      <w:tr w:rsidR="00C66597" w:rsidRPr="00340144" w:rsidTr="00003D00">
        <w:trPr>
          <w:cnfStyle w:val="100000000000" w:firstRow="1" w:lastRow="0" w:firstColumn="0" w:lastColumn="0" w:oddVBand="0" w:evenVBand="0" w:oddHBand="0" w:evenHBand="0" w:firstRowFirstColumn="0" w:firstRowLastColumn="0" w:lastRowFirstColumn="0" w:lastRowLastColumn="0"/>
          <w:trHeight w:val="147"/>
        </w:trPr>
        <w:tc>
          <w:tcPr>
            <w:tcW w:w="1326" w:type="pct"/>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CellHeader"/>
              <w:rPr>
                <w:lang w:val="en-CA"/>
              </w:rPr>
            </w:pPr>
            <w:r w:rsidRPr="00340144">
              <w:rPr>
                <w:lang w:val="en-CA"/>
              </w:rPr>
              <w:t>Reference #</w:t>
            </w:r>
          </w:p>
        </w:tc>
        <w:tc>
          <w:tcPr>
            <w:tcW w:w="1832" w:type="pct"/>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CellHeader"/>
              <w:rPr>
                <w:lang w:val="en-CA"/>
              </w:rPr>
            </w:pPr>
            <w:r w:rsidRPr="00340144">
              <w:rPr>
                <w:lang w:val="en-CA"/>
              </w:rPr>
              <w:t>Document Id</w:t>
            </w:r>
          </w:p>
        </w:tc>
        <w:tc>
          <w:tcPr>
            <w:tcW w:w="1842" w:type="pct"/>
            <w:tcBorders>
              <w:top w:val="none" w:sz="0" w:space="0" w:color="auto"/>
              <w:left w:val="none" w:sz="0" w:space="0" w:color="auto"/>
              <w:bottom w:val="none" w:sz="0" w:space="0" w:color="auto"/>
              <w:right w:val="none" w:sz="0" w:space="0" w:color="auto"/>
            </w:tcBorders>
          </w:tcPr>
          <w:p w:rsidR="00C66597" w:rsidRPr="00340144" w:rsidRDefault="00C66597" w:rsidP="00AF5623">
            <w:pPr>
              <w:pStyle w:val="TableCellHeader"/>
              <w:rPr>
                <w:lang w:val="en-CA"/>
              </w:rPr>
            </w:pPr>
            <w:r w:rsidRPr="00340144">
              <w:rPr>
                <w:rStyle w:val="CommentReference"/>
                <w:lang w:val="en-CA"/>
              </w:rPr>
              <w:t>Title and Version</w:t>
            </w:r>
          </w:p>
        </w:tc>
      </w:tr>
      <w:tr w:rsidR="00C1799D" w:rsidRPr="00340144" w:rsidTr="00003D00">
        <w:trPr>
          <w:cnfStyle w:val="000000100000" w:firstRow="0" w:lastRow="0" w:firstColumn="0" w:lastColumn="0" w:oddVBand="0" w:evenVBand="0" w:oddHBand="1" w:evenHBand="0" w:firstRowFirstColumn="0" w:firstRowLastColumn="0" w:lastRowFirstColumn="0" w:lastRowLastColumn="0"/>
          <w:trHeight w:val="147"/>
        </w:trPr>
        <w:tc>
          <w:tcPr>
            <w:tcW w:w="1326" w:type="pct"/>
            <w:tcBorders>
              <w:right w:val="none" w:sz="0" w:space="0" w:color="auto"/>
            </w:tcBorders>
          </w:tcPr>
          <w:p w:rsidR="00C1799D" w:rsidRPr="00340144" w:rsidRDefault="00C1799D" w:rsidP="006332B4">
            <w:pPr>
              <w:pStyle w:val="TableCellLeft"/>
              <w:rPr>
                <w:lang w:val="en-CA"/>
              </w:rPr>
            </w:pPr>
            <w:r w:rsidRPr="00340144">
              <w:rPr>
                <w:lang w:val="en-CA"/>
              </w:rPr>
              <w:t>[User Interface Style Guide]</w:t>
            </w:r>
          </w:p>
        </w:tc>
        <w:tc>
          <w:tcPr>
            <w:tcW w:w="1832" w:type="pct"/>
            <w:tcBorders>
              <w:left w:val="none" w:sz="0" w:space="0" w:color="auto"/>
              <w:right w:val="none" w:sz="0" w:space="0" w:color="auto"/>
            </w:tcBorders>
          </w:tcPr>
          <w:p w:rsidR="00C1799D" w:rsidRPr="00340144" w:rsidRDefault="00C1799D" w:rsidP="00C1799D">
            <w:pPr>
              <w:pStyle w:val="TableCellLeft"/>
              <w:rPr>
                <w:noProof/>
                <w:lang w:val="en-CA"/>
              </w:rPr>
            </w:pPr>
            <w:r w:rsidRPr="00340144">
              <w:rPr>
                <w:noProof/>
                <w:lang w:val="en-CA"/>
              </w:rPr>
              <w:t>GNTS_ESDM_UIStyleGuide_v10.docx</w:t>
            </w:r>
          </w:p>
        </w:tc>
        <w:tc>
          <w:tcPr>
            <w:tcW w:w="1842" w:type="pct"/>
            <w:tcBorders>
              <w:left w:val="none" w:sz="0" w:space="0" w:color="auto"/>
            </w:tcBorders>
          </w:tcPr>
          <w:p w:rsidR="00C1799D" w:rsidRPr="00340144" w:rsidRDefault="00C1799D" w:rsidP="006332B4">
            <w:pPr>
              <w:pStyle w:val="TableCellLeft"/>
              <w:rPr>
                <w:noProof/>
                <w:lang w:val="en-CA"/>
              </w:rPr>
            </w:pPr>
            <w:r w:rsidRPr="00340144">
              <w:rPr>
                <w:noProof/>
                <w:lang w:val="en-CA"/>
              </w:rPr>
              <w:t>GNTS_ESDM_UIStyleGuide_v10.docx</w:t>
            </w:r>
          </w:p>
        </w:tc>
      </w:tr>
      <w:tr w:rsidR="00C1799D" w:rsidRPr="00340144" w:rsidTr="00003D00">
        <w:trPr>
          <w:cnfStyle w:val="000000010000" w:firstRow="0" w:lastRow="0" w:firstColumn="0" w:lastColumn="0" w:oddVBand="0" w:evenVBand="0" w:oddHBand="0" w:evenHBand="1" w:firstRowFirstColumn="0" w:firstRowLastColumn="0" w:lastRowFirstColumn="0" w:lastRowLastColumn="0"/>
          <w:trHeight w:val="147"/>
        </w:trPr>
        <w:tc>
          <w:tcPr>
            <w:tcW w:w="1326" w:type="pct"/>
            <w:tcBorders>
              <w:right w:val="none" w:sz="0" w:space="0" w:color="auto"/>
            </w:tcBorders>
          </w:tcPr>
          <w:p w:rsidR="00C1799D" w:rsidRPr="00340144" w:rsidRDefault="00003D00" w:rsidP="00AF5623">
            <w:pPr>
              <w:pStyle w:val="TableCellLeft"/>
              <w:rPr>
                <w:lang w:val="en-CA"/>
              </w:rPr>
            </w:pPr>
            <w:r w:rsidRPr="00340144">
              <w:rPr>
                <w:lang w:val="en-CA"/>
              </w:rPr>
              <w:t>SIMProviderFormatTable</w:t>
            </w:r>
          </w:p>
        </w:tc>
        <w:tc>
          <w:tcPr>
            <w:tcW w:w="1832" w:type="pct"/>
            <w:tcBorders>
              <w:left w:val="none" w:sz="0" w:space="0" w:color="auto"/>
              <w:right w:val="none" w:sz="0" w:space="0" w:color="auto"/>
            </w:tcBorders>
          </w:tcPr>
          <w:p w:rsidR="00C1799D" w:rsidRPr="00340144" w:rsidRDefault="00003D00" w:rsidP="00AF5623">
            <w:pPr>
              <w:pStyle w:val="TableCellLeft"/>
              <w:rPr>
                <w:noProof/>
                <w:lang w:val="en-CA"/>
              </w:rPr>
            </w:pPr>
            <w:r w:rsidRPr="00340144">
              <w:rPr>
                <w:noProof/>
                <w:lang w:val="en-CA"/>
              </w:rPr>
              <w:t>SimProviderFormatTable_V4_Dec21_aprvd_JZS.xlsx</w:t>
            </w:r>
          </w:p>
        </w:tc>
        <w:tc>
          <w:tcPr>
            <w:tcW w:w="1842" w:type="pct"/>
            <w:tcBorders>
              <w:left w:val="none" w:sz="0" w:space="0" w:color="auto"/>
            </w:tcBorders>
          </w:tcPr>
          <w:p w:rsidR="00C1799D" w:rsidRPr="00340144" w:rsidRDefault="00003D00" w:rsidP="00AF5623">
            <w:pPr>
              <w:pStyle w:val="TableCellLeft"/>
              <w:rPr>
                <w:noProof/>
                <w:lang w:val="en-CA"/>
              </w:rPr>
            </w:pPr>
            <w:r w:rsidRPr="00340144">
              <w:rPr>
                <w:noProof/>
                <w:lang w:val="en-CA"/>
              </w:rPr>
              <w:t>SimProviderFormatTable_V4_Dec21_aprvd_JZS.xlsx</w:t>
            </w:r>
          </w:p>
        </w:tc>
      </w:tr>
      <w:tr w:rsidR="00C1799D" w:rsidRPr="00340144" w:rsidTr="00003D00">
        <w:trPr>
          <w:cnfStyle w:val="000000100000" w:firstRow="0" w:lastRow="0" w:firstColumn="0" w:lastColumn="0" w:oddVBand="0" w:evenVBand="0" w:oddHBand="1" w:evenHBand="0" w:firstRowFirstColumn="0" w:firstRowLastColumn="0" w:lastRowFirstColumn="0" w:lastRowLastColumn="0"/>
          <w:trHeight w:val="147"/>
        </w:trPr>
        <w:tc>
          <w:tcPr>
            <w:tcW w:w="1326" w:type="pct"/>
            <w:tcBorders>
              <w:right w:val="none" w:sz="0" w:space="0" w:color="auto"/>
            </w:tcBorders>
          </w:tcPr>
          <w:p w:rsidR="00C1799D" w:rsidRPr="00340144" w:rsidRDefault="00C1799D" w:rsidP="00AF5623">
            <w:pPr>
              <w:pStyle w:val="TableCellLeft"/>
              <w:rPr>
                <w:lang w:val="en-CA"/>
              </w:rPr>
            </w:pPr>
          </w:p>
        </w:tc>
        <w:tc>
          <w:tcPr>
            <w:tcW w:w="1832" w:type="pct"/>
            <w:tcBorders>
              <w:left w:val="none" w:sz="0" w:space="0" w:color="auto"/>
              <w:right w:val="none" w:sz="0" w:space="0" w:color="auto"/>
            </w:tcBorders>
          </w:tcPr>
          <w:p w:rsidR="00C1799D" w:rsidRPr="00340144" w:rsidRDefault="00C1799D" w:rsidP="00AF5623">
            <w:pPr>
              <w:pStyle w:val="TableCellLeft"/>
              <w:rPr>
                <w:noProof/>
                <w:lang w:val="en-CA"/>
              </w:rPr>
            </w:pPr>
          </w:p>
        </w:tc>
        <w:tc>
          <w:tcPr>
            <w:tcW w:w="1842" w:type="pct"/>
            <w:tcBorders>
              <w:left w:val="none" w:sz="0" w:space="0" w:color="auto"/>
            </w:tcBorders>
          </w:tcPr>
          <w:p w:rsidR="00C1799D" w:rsidRPr="00340144" w:rsidRDefault="00C1799D" w:rsidP="00AF5623">
            <w:pPr>
              <w:pStyle w:val="TableCellLeft"/>
              <w:rPr>
                <w:noProof/>
                <w:lang w:val="en-CA"/>
              </w:rPr>
            </w:pPr>
          </w:p>
        </w:tc>
      </w:tr>
      <w:tr w:rsidR="00C1799D" w:rsidRPr="00340144" w:rsidTr="00003D00">
        <w:trPr>
          <w:cnfStyle w:val="000000010000" w:firstRow="0" w:lastRow="0" w:firstColumn="0" w:lastColumn="0" w:oddVBand="0" w:evenVBand="0" w:oddHBand="0" w:evenHBand="1" w:firstRowFirstColumn="0" w:firstRowLastColumn="0" w:lastRowFirstColumn="0" w:lastRowLastColumn="0"/>
          <w:trHeight w:val="147"/>
        </w:trPr>
        <w:tc>
          <w:tcPr>
            <w:tcW w:w="1326" w:type="pct"/>
            <w:tcBorders>
              <w:right w:val="none" w:sz="0" w:space="0" w:color="auto"/>
            </w:tcBorders>
          </w:tcPr>
          <w:p w:rsidR="00C1799D" w:rsidRPr="00340144" w:rsidRDefault="00C1799D" w:rsidP="00AF5623">
            <w:pPr>
              <w:pStyle w:val="TableCellLeft"/>
              <w:rPr>
                <w:lang w:val="en-CA"/>
              </w:rPr>
            </w:pPr>
          </w:p>
        </w:tc>
        <w:tc>
          <w:tcPr>
            <w:tcW w:w="1832" w:type="pct"/>
            <w:tcBorders>
              <w:left w:val="none" w:sz="0" w:space="0" w:color="auto"/>
              <w:right w:val="none" w:sz="0" w:space="0" w:color="auto"/>
            </w:tcBorders>
          </w:tcPr>
          <w:p w:rsidR="00C1799D" w:rsidRPr="00340144" w:rsidRDefault="00C1799D" w:rsidP="00AF5623">
            <w:pPr>
              <w:pStyle w:val="TableCellLeft"/>
              <w:rPr>
                <w:noProof/>
                <w:lang w:val="en-CA"/>
              </w:rPr>
            </w:pPr>
          </w:p>
        </w:tc>
        <w:tc>
          <w:tcPr>
            <w:tcW w:w="1842" w:type="pct"/>
            <w:tcBorders>
              <w:left w:val="none" w:sz="0" w:space="0" w:color="auto"/>
            </w:tcBorders>
          </w:tcPr>
          <w:p w:rsidR="00C1799D" w:rsidRPr="00340144" w:rsidRDefault="00C1799D" w:rsidP="00AF5623">
            <w:pPr>
              <w:pStyle w:val="TableCellLeft"/>
              <w:rPr>
                <w:noProof/>
                <w:lang w:val="en-CA"/>
              </w:rPr>
            </w:pPr>
          </w:p>
        </w:tc>
      </w:tr>
      <w:tr w:rsidR="00C1799D" w:rsidRPr="00340144" w:rsidTr="00003D00">
        <w:trPr>
          <w:cnfStyle w:val="000000100000" w:firstRow="0" w:lastRow="0" w:firstColumn="0" w:lastColumn="0" w:oddVBand="0" w:evenVBand="0" w:oddHBand="1" w:evenHBand="0" w:firstRowFirstColumn="0" w:firstRowLastColumn="0" w:lastRowFirstColumn="0" w:lastRowLastColumn="0"/>
          <w:trHeight w:val="147"/>
        </w:trPr>
        <w:tc>
          <w:tcPr>
            <w:tcW w:w="1326" w:type="pct"/>
            <w:tcBorders>
              <w:right w:val="none" w:sz="0" w:space="0" w:color="auto"/>
            </w:tcBorders>
          </w:tcPr>
          <w:p w:rsidR="00C1799D" w:rsidRPr="00340144" w:rsidRDefault="00C1799D" w:rsidP="00AF5623">
            <w:pPr>
              <w:pStyle w:val="TableCellLeft"/>
              <w:rPr>
                <w:lang w:val="en-CA"/>
              </w:rPr>
            </w:pPr>
          </w:p>
        </w:tc>
        <w:tc>
          <w:tcPr>
            <w:tcW w:w="1832" w:type="pct"/>
            <w:tcBorders>
              <w:left w:val="none" w:sz="0" w:space="0" w:color="auto"/>
              <w:right w:val="none" w:sz="0" w:space="0" w:color="auto"/>
            </w:tcBorders>
          </w:tcPr>
          <w:p w:rsidR="00C1799D" w:rsidRPr="00340144" w:rsidRDefault="00C1799D" w:rsidP="00AF5623">
            <w:pPr>
              <w:pStyle w:val="TableCellLeft"/>
              <w:rPr>
                <w:noProof/>
                <w:lang w:val="en-CA"/>
              </w:rPr>
            </w:pPr>
          </w:p>
        </w:tc>
        <w:tc>
          <w:tcPr>
            <w:tcW w:w="1842" w:type="pct"/>
            <w:tcBorders>
              <w:left w:val="none" w:sz="0" w:space="0" w:color="auto"/>
            </w:tcBorders>
          </w:tcPr>
          <w:p w:rsidR="00C1799D" w:rsidRPr="00340144" w:rsidRDefault="00C1799D" w:rsidP="00AF5623">
            <w:pPr>
              <w:pStyle w:val="TableCellLeft"/>
              <w:rPr>
                <w:noProof/>
                <w:lang w:val="en-CA"/>
              </w:rPr>
            </w:pPr>
          </w:p>
        </w:tc>
      </w:tr>
    </w:tbl>
    <w:p w:rsidR="00C66597" w:rsidRPr="00340144" w:rsidRDefault="00C66597" w:rsidP="00C66597">
      <w:pPr>
        <w:pStyle w:val="NormalNoSpace"/>
        <w:rPr>
          <w:lang w:val="en-CA"/>
        </w:rPr>
      </w:pPr>
    </w:p>
    <w:p w:rsidR="00C66597" w:rsidRPr="00340144" w:rsidRDefault="00383542" w:rsidP="00E56049">
      <w:pPr>
        <w:pStyle w:val="Heading1"/>
        <w:pageBreakBefore/>
        <w:tabs>
          <w:tab w:val="clear" w:pos="1080"/>
          <w:tab w:val="left" w:pos="540"/>
        </w:tabs>
        <w:spacing w:before="240"/>
        <w:ind w:left="1080" w:hanging="1080"/>
      </w:pPr>
      <w:bookmarkStart w:id="38" w:name="_Toc443058621"/>
      <w:r w:rsidRPr="00340144">
        <w:lastRenderedPageBreak/>
        <w:t>L</w:t>
      </w:r>
      <w:r w:rsidR="000D477C" w:rsidRPr="00340144">
        <w:t>oad Source</w:t>
      </w:r>
      <w:bookmarkEnd w:id="38"/>
    </w:p>
    <w:p w:rsidR="00C66597" w:rsidRPr="00340144" w:rsidRDefault="00C66597" w:rsidP="00C66597">
      <w:pPr>
        <w:pStyle w:val="Heading2"/>
        <w:rPr>
          <w:lang w:val="en-CA"/>
        </w:rPr>
      </w:pPr>
      <w:bookmarkStart w:id="39" w:name="_Toc400896090"/>
      <w:bookmarkStart w:id="40" w:name="_Toc443058622"/>
      <w:bookmarkStart w:id="41" w:name="_Toc399943931"/>
      <w:r w:rsidRPr="00340144">
        <w:rPr>
          <w:lang w:val="en-CA"/>
        </w:rPr>
        <w:t>Overview</w:t>
      </w:r>
      <w:bookmarkEnd w:id="39"/>
      <w:bookmarkEnd w:id="40"/>
    </w:p>
    <w:p w:rsidR="00C66597" w:rsidRPr="00340144" w:rsidRDefault="006332B4" w:rsidP="006332B4">
      <w:pPr>
        <w:rPr>
          <w:lang w:val="en-CA"/>
        </w:rPr>
      </w:pPr>
      <w:r w:rsidRPr="00340144">
        <w:rPr>
          <w:lang w:val="en-CA"/>
        </w:rPr>
        <w:t>SI</w:t>
      </w:r>
      <w:r w:rsidR="00890A39" w:rsidRPr="00340144">
        <w:rPr>
          <w:lang w:val="en-CA"/>
        </w:rPr>
        <w:t>M provides the ability for the a</w:t>
      </w:r>
      <w:r w:rsidRPr="00340144">
        <w:rPr>
          <w:lang w:val="en-CA"/>
        </w:rPr>
        <w:t>nalyst to select a source file to upload into the SIM system for processing and transformation into a universal format for later use by the Navigation Information Management (NIM) and Product Creation &amp; Distribution (PCD) subsystems.</w:t>
      </w:r>
      <w:r w:rsidR="00C66597" w:rsidRPr="00340144">
        <w:rPr>
          <w:lang w:val="en-CA"/>
        </w:rPr>
        <w:t xml:space="preserve"> </w:t>
      </w:r>
      <w:r w:rsidR="00E56049" w:rsidRPr="00340144">
        <w:rPr>
          <w:lang w:val="en-CA"/>
        </w:rPr>
        <w:t xml:space="preserve">The </w:t>
      </w:r>
      <w:r w:rsidR="004E7869" w:rsidRPr="00340144">
        <w:rPr>
          <w:lang w:val="en-CA"/>
        </w:rPr>
        <w:t xml:space="preserve">first step required is to identify the source file and </w:t>
      </w:r>
      <w:r w:rsidR="00861434" w:rsidRPr="00340144">
        <w:rPr>
          <w:lang w:val="en-CA"/>
        </w:rPr>
        <w:t>enter the associated metadata (F</w:t>
      </w:r>
      <w:r w:rsidR="004E7869" w:rsidRPr="00340144">
        <w:rPr>
          <w:lang w:val="en-CA"/>
        </w:rPr>
        <w:t>igure 1).</w:t>
      </w:r>
    </w:p>
    <w:p w:rsidR="006332B4" w:rsidRPr="00340144" w:rsidRDefault="006332B4" w:rsidP="006332B4">
      <w:pPr>
        <w:rPr>
          <w:lang w:val="en-CA"/>
        </w:rPr>
      </w:pPr>
      <w:r w:rsidRPr="00340144">
        <w:rPr>
          <w:noProof/>
        </w:rPr>
        <w:drawing>
          <wp:inline distT="0" distB="0" distL="0" distR="0" wp14:anchorId="380CBD6C" wp14:editId="5BCB9B38">
            <wp:extent cx="5943599" cy="337549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DM_1223_2015_SIM_UploadSource_U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9" cy="3375498"/>
                    </a:xfrm>
                    <a:prstGeom prst="rect">
                      <a:avLst/>
                    </a:prstGeom>
                  </pic:spPr>
                </pic:pic>
              </a:graphicData>
            </a:graphic>
          </wp:inline>
        </w:drawing>
      </w:r>
    </w:p>
    <w:p w:rsidR="00C66597" w:rsidRPr="00340144" w:rsidRDefault="00851D23" w:rsidP="00851D23">
      <w:pPr>
        <w:spacing w:before="0"/>
        <w:rPr>
          <w:lang w:val="en-CA"/>
        </w:rPr>
      </w:pPr>
      <w:r w:rsidRPr="00340144">
        <w:rPr>
          <w:sz w:val="20"/>
          <w:lang w:val="en-CA"/>
        </w:rPr>
        <w:t>Figure 1</w:t>
      </w:r>
    </w:p>
    <w:p w:rsidR="00C66597" w:rsidRPr="00340144" w:rsidRDefault="00F62275" w:rsidP="00851D23">
      <w:pPr>
        <w:pStyle w:val="Heading2"/>
        <w:tabs>
          <w:tab w:val="left" w:pos="630"/>
        </w:tabs>
        <w:ind w:left="1080" w:hanging="1080"/>
      </w:pPr>
      <w:bookmarkStart w:id="42" w:name="_Toc443058623"/>
      <w:bookmarkEnd w:id="41"/>
      <w:r w:rsidRPr="00340144">
        <w:t xml:space="preserve">Load Source </w:t>
      </w:r>
      <w:r w:rsidR="00851D23" w:rsidRPr="00340144">
        <w:t xml:space="preserve">UI </w:t>
      </w:r>
      <w:r w:rsidR="001C212A" w:rsidRPr="00340144">
        <w:t xml:space="preserve">Elements and Associated </w:t>
      </w:r>
      <w:r w:rsidR="00851D23" w:rsidRPr="00340144">
        <w:t>Behaviors</w:t>
      </w:r>
      <w:bookmarkEnd w:id="42"/>
    </w:p>
    <w:p w:rsidR="00094966" w:rsidRPr="00340144" w:rsidRDefault="00DE13E5" w:rsidP="00757098">
      <w:pPr>
        <w:pStyle w:val="ListParagraph"/>
        <w:numPr>
          <w:ilvl w:val="0"/>
          <w:numId w:val="17"/>
        </w:numPr>
        <w:rPr>
          <w:lang w:val="en-CA"/>
        </w:rPr>
      </w:pPr>
      <w:r w:rsidRPr="00340144">
        <w:rPr>
          <w:b/>
          <w:lang w:val="en-CA"/>
        </w:rPr>
        <w:t>Load Source Panel</w:t>
      </w:r>
      <w:r w:rsidRPr="00340144">
        <w:rPr>
          <w:lang w:val="en-CA"/>
        </w:rPr>
        <w:t xml:space="preserve"> – Provides the functionality to Upload New Source file with associated metadata, create new SIM Job, Edit existing source metadata, and view source file parameters with associated metadata for currently selected SIM Job. Will update as user interacts with</w:t>
      </w:r>
      <w:r w:rsidR="001C212A" w:rsidRPr="00340144">
        <w:rPr>
          <w:lang w:val="en-CA"/>
        </w:rPr>
        <w:t>in or with</w:t>
      </w:r>
      <w:r w:rsidRPr="00340144">
        <w:rPr>
          <w:lang w:val="en-CA"/>
        </w:rPr>
        <w:t xml:space="preserve"> State Manager data table. </w:t>
      </w:r>
    </w:p>
    <w:p w:rsidR="00851D23" w:rsidRPr="00340144" w:rsidRDefault="00094966" w:rsidP="00757098">
      <w:pPr>
        <w:pStyle w:val="ListParagraph"/>
        <w:numPr>
          <w:ilvl w:val="1"/>
          <w:numId w:val="17"/>
        </w:numPr>
        <w:rPr>
          <w:lang w:val="en-CA"/>
        </w:rPr>
      </w:pPr>
      <w:r w:rsidRPr="00340144">
        <w:rPr>
          <w:b/>
          <w:lang w:val="en-CA"/>
        </w:rPr>
        <w:t>Minimum Panel Size</w:t>
      </w:r>
      <w:r w:rsidR="00DE13E5" w:rsidRPr="00340144">
        <w:rPr>
          <w:lang w:val="en-CA"/>
        </w:rPr>
        <w:t xml:space="preserve"> </w:t>
      </w:r>
      <w:r w:rsidRPr="00340144">
        <w:rPr>
          <w:b/>
          <w:lang w:val="en-CA"/>
        </w:rPr>
        <w:t xml:space="preserve">– </w:t>
      </w:r>
      <w:r w:rsidRPr="00340144">
        <w:rPr>
          <w:lang w:val="en-CA"/>
        </w:rPr>
        <w:t>Width 600 x Height 710</w:t>
      </w:r>
    </w:p>
    <w:p w:rsidR="00094966" w:rsidRPr="00340144" w:rsidRDefault="00094966" w:rsidP="00757098">
      <w:pPr>
        <w:pStyle w:val="ListParagraph"/>
        <w:numPr>
          <w:ilvl w:val="1"/>
          <w:numId w:val="17"/>
        </w:numPr>
        <w:rPr>
          <w:lang w:val="en-CA"/>
        </w:rPr>
      </w:pPr>
      <w:r w:rsidRPr="00340144">
        <w:rPr>
          <w:b/>
          <w:lang w:val="en-CA"/>
        </w:rPr>
        <w:t>Scrolling</w:t>
      </w:r>
      <w:r w:rsidRPr="00340144">
        <w:rPr>
          <w:lang w:val="en-CA"/>
        </w:rPr>
        <w:t xml:space="preserve"> – on lower resolution screens the panel will provide necessary scrollbar(s) for access to full panel </w:t>
      </w:r>
    </w:p>
    <w:p w:rsidR="000136EB" w:rsidRPr="00340144" w:rsidRDefault="00103501" w:rsidP="00757098">
      <w:pPr>
        <w:pStyle w:val="ListParagraph"/>
        <w:numPr>
          <w:ilvl w:val="0"/>
          <w:numId w:val="17"/>
        </w:numPr>
        <w:rPr>
          <w:lang w:val="en-CA"/>
        </w:rPr>
      </w:pPr>
      <w:r w:rsidRPr="00340144">
        <w:rPr>
          <w:b/>
          <w:lang w:val="en-CA"/>
        </w:rPr>
        <w:t>Traceable Source Identification</w:t>
      </w:r>
      <w:r w:rsidRPr="00340144">
        <w:rPr>
          <w:lang w:val="en-CA"/>
        </w:rPr>
        <w:t xml:space="preserve"> – </w:t>
      </w:r>
      <w:r w:rsidR="000136EB" w:rsidRPr="00340144">
        <w:rPr>
          <w:lang w:val="en-CA"/>
        </w:rPr>
        <w:t>Located in the BorderTitle</w:t>
      </w:r>
      <w:r w:rsidR="00EC0CF0" w:rsidRPr="00340144">
        <w:rPr>
          <w:lang w:val="en-CA"/>
        </w:rPr>
        <w:t xml:space="preserve"> (HTML formatted)</w:t>
      </w:r>
      <w:r w:rsidR="000136EB" w:rsidRPr="00340144">
        <w:rPr>
          <w:lang w:val="en-CA"/>
        </w:rPr>
        <w:t xml:space="preserve"> of the Upload Source Metadata panel; </w:t>
      </w:r>
      <w:r w:rsidR="008A7619" w:rsidRPr="00340144">
        <w:rPr>
          <w:lang w:val="en-CA"/>
        </w:rPr>
        <w:t>p</w:t>
      </w:r>
      <w:r w:rsidRPr="00340144">
        <w:rPr>
          <w:lang w:val="en-CA"/>
        </w:rPr>
        <w:t>rovides source and system level unique identifiers</w:t>
      </w:r>
    </w:p>
    <w:p w:rsidR="000136EB" w:rsidRPr="00340144" w:rsidRDefault="000136EB" w:rsidP="00757098">
      <w:pPr>
        <w:pStyle w:val="ListParagraph"/>
        <w:numPr>
          <w:ilvl w:val="1"/>
          <w:numId w:val="17"/>
        </w:numPr>
        <w:rPr>
          <w:lang w:val="en-CA"/>
        </w:rPr>
      </w:pPr>
      <w:r w:rsidRPr="00340144">
        <w:rPr>
          <w:b/>
          <w:lang w:val="en-CA"/>
        </w:rPr>
        <w:t>File</w:t>
      </w:r>
      <w:r w:rsidRPr="00340144">
        <w:rPr>
          <w:lang w:val="en-CA"/>
        </w:rPr>
        <w:t xml:space="preserve"> – Read Only, bold label, plain value</w:t>
      </w:r>
    </w:p>
    <w:p w:rsidR="00851D23" w:rsidRPr="00340144" w:rsidRDefault="000136EB" w:rsidP="00757098">
      <w:pPr>
        <w:pStyle w:val="ListParagraph"/>
        <w:numPr>
          <w:ilvl w:val="2"/>
          <w:numId w:val="17"/>
        </w:numPr>
        <w:rPr>
          <w:lang w:val="en-CA"/>
        </w:rPr>
      </w:pPr>
      <w:r w:rsidRPr="00340144">
        <w:rPr>
          <w:lang w:val="en-CA"/>
        </w:rPr>
        <w:lastRenderedPageBreak/>
        <w:t xml:space="preserve">value is populated once </w:t>
      </w:r>
      <w:r w:rsidRPr="00340144">
        <w:rPr>
          <w:b/>
          <w:i/>
          <w:lang w:val="en-CA"/>
        </w:rPr>
        <w:t>Select New Source File</w:t>
      </w:r>
      <w:r w:rsidRPr="00340144">
        <w:rPr>
          <w:lang w:val="en-CA"/>
        </w:rPr>
        <w:t xml:space="preserve"> field</w:t>
      </w:r>
      <w:r w:rsidR="00103501" w:rsidRPr="00340144">
        <w:rPr>
          <w:lang w:val="en-CA"/>
        </w:rPr>
        <w:t xml:space="preserve"> </w:t>
      </w:r>
      <w:r w:rsidRPr="00340144">
        <w:rPr>
          <w:lang w:val="en-CA"/>
        </w:rPr>
        <w:t>is populated</w:t>
      </w:r>
      <w:r w:rsidR="00103501" w:rsidRPr="00340144">
        <w:rPr>
          <w:lang w:val="en-CA"/>
        </w:rPr>
        <w:t xml:space="preserve"> </w:t>
      </w:r>
    </w:p>
    <w:p w:rsidR="000136EB" w:rsidRPr="00340144" w:rsidRDefault="00C662F3" w:rsidP="00757098">
      <w:pPr>
        <w:pStyle w:val="ListParagraph"/>
        <w:numPr>
          <w:ilvl w:val="2"/>
          <w:numId w:val="17"/>
        </w:numPr>
        <w:rPr>
          <w:lang w:val="en-CA"/>
        </w:rPr>
      </w:pPr>
      <w:r w:rsidRPr="00340144">
        <w:rPr>
          <w:lang w:val="en-CA"/>
        </w:rPr>
        <w:t xml:space="preserve">value updates if </w:t>
      </w:r>
      <w:r w:rsidRPr="00340144">
        <w:rPr>
          <w:b/>
          <w:i/>
          <w:lang w:val="en-CA"/>
        </w:rPr>
        <w:t>Select New Source File</w:t>
      </w:r>
      <w:r w:rsidRPr="00340144">
        <w:rPr>
          <w:lang w:val="en-CA"/>
        </w:rPr>
        <w:t xml:space="preserve"> field is updated</w:t>
      </w:r>
    </w:p>
    <w:p w:rsidR="00C662F3" w:rsidRPr="00340144" w:rsidRDefault="00C662F3" w:rsidP="00757098">
      <w:pPr>
        <w:pStyle w:val="ListParagraph"/>
        <w:numPr>
          <w:ilvl w:val="1"/>
          <w:numId w:val="17"/>
        </w:numPr>
        <w:rPr>
          <w:lang w:val="en-CA"/>
        </w:rPr>
      </w:pPr>
      <w:r w:rsidRPr="00340144">
        <w:rPr>
          <w:b/>
          <w:lang w:val="en-CA"/>
        </w:rPr>
        <w:t>Metadata ID</w:t>
      </w:r>
      <w:r w:rsidRPr="00340144">
        <w:rPr>
          <w:lang w:val="en-CA"/>
        </w:rPr>
        <w:t xml:space="preserve"> – Read Only, bold label, plain value</w:t>
      </w:r>
    </w:p>
    <w:p w:rsidR="008A7619" w:rsidRPr="00340144" w:rsidRDefault="00C662F3" w:rsidP="00757098">
      <w:pPr>
        <w:pStyle w:val="ListParagraph"/>
        <w:numPr>
          <w:ilvl w:val="2"/>
          <w:numId w:val="17"/>
        </w:numPr>
        <w:rPr>
          <w:lang w:val="en-CA"/>
        </w:rPr>
      </w:pPr>
      <w:r w:rsidRPr="00340144">
        <w:rPr>
          <w:lang w:val="en-CA"/>
        </w:rPr>
        <w:t>System generated ID</w:t>
      </w:r>
      <w:r w:rsidR="008A7619" w:rsidRPr="00340144">
        <w:rPr>
          <w:lang w:val="en-CA"/>
        </w:rPr>
        <w:t xml:space="preserve"> v</w:t>
      </w:r>
      <w:r w:rsidRPr="00340144">
        <w:rPr>
          <w:lang w:val="en-CA"/>
        </w:rPr>
        <w:t>alue is populated</w:t>
      </w:r>
      <w:r w:rsidR="008A7619" w:rsidRPr="00340144">
        <w:rPr>
          <w:lang w:val="en-CA"/>
        </w:rPr>
        <w:t xml:space="preserve"> as part of </w:t>
      </w:r>
      <w:r w:rsidR="008A7619" w:rsidRPr="00340144">
        <w:rPr>
          <w:b/>
          <w:i/>
          <w:lang w:val="en-CA"/>
        </w:rPr>
        <w:t>Add New Source</w:t>
      </w:r>
      <w:r w:rsidR="008A7619" w:rsidRPr="00340144">
        <w:rPr>
          <w:lang w:val="en-CA"/>
        </w:rPr>
        <w:t xml:space="preserve"> action</w:t>
      </w:r>
    </w:p>
    <w:p w:rsidR="008A7619" w:rsidRPr="00340144" w:rsidRDefault="008A7619" w:rsidP="00757098">
      <w:pPr>
        <w:pStyle w:val="ListParagraph"/>
        <w:numPr>
          <w:ilvl w:val="2"/>
          <w:numId w:val="17"/>
        </w:numPr>
        <w:rPr>
          <w:lang w:val="en-CA"/>
        </w:rPr>
      </w:pPr>
      <w:r w:rsidRPr="00340144">
        <w:rPr>
          <w:lang w:val="en-CA"/>
        </w:rPr>
        <w:t>Value remains for life of SIM Job</w:t>
      </w:r>
    </w:p>
    <w:p w:rsidR="008A7619" w:rsidRPr="00340144" w:rsidRDefault="008A7619" w:rsidP="00757098">
      <w:pPr>
        <w:pStyle w:val="ListParagraph"/>
        <w:numPr>
          <w:ilvl w:val="1"/>
          <w:numId w:val="17"/>
        </w:numPr>
        <w:rPr>
          <w:lang w:val="en-CA"/>
        </w:rPr>
      </w:pPr>
      <w:r w:rsidRPr="00340144">
        <w:rPr>
          <w:b/>
          <w:lang w:val="en-CA"/>
        </w:rPr>
        <w:t>SIM Job ID</w:t>
      </w:r>
      <w:r w:rsidRPr="00340144">
        <w:rPr>
          <w:lang w:val="en-CA"/>
        </w:rPr>
        <w:t xml:space="preserve"> – Read Only, bold label, plain value</w:t>
      </w:r>
    </w:p>
    <w:p w:rsidR="00E13B7B" w:rsidRPr="00340144" w:rsidRDefault="008A7619" w:rsidP="00757098">
      <w:pPr>
        <w:pStyle w:val="ListParagraph"/>
        <w:numPr>
          <w:ilvl w:val="2"/>
          <w:numId w:val="17"/>
        </w:numPr>
        <w:rPr>
          <w:lang w:val="en-CA"/>
        </w:rPr>
      </w:pPr>
      <w:r w:rsidRPr="00340144">
        <w:rPr>
          <w:lang w:val="en-CA"/>
        </w:rPr>
        <w:t xml:space="preserve"> </w:t>
      </w:r>
      <w:r w:rsidR="00E13B7B" w:rsidRPr="00340144">
        <w:rPr>
          <w:lang w:val="en-CA"/>
        </w:rPr>
        <w:t xml:space="preserve">System generated ID value is populated as part of </w:t>
      </w:r>
      <w:r w:rsidR="00E13B7B" w:rsidRPr="00340144">
        <w:rPr>
          <w:b/>
          <w:i/>
          <w:lang w:val="en-CA"/>
        </w:rPr>
        <w:t>Add New Source</w:t>
      </w:r>
      <w:r w:rsidR="00E13B7B" w:rsidRPr="00340144">
        <w:rPr>
          <w:lang w:val="en-CA"/>
        </w:rPr>
        <w:t xml:space="preserve"> action</w:t>
      </w:r>
    </w:p>
    <w:p w:rsidR="00C662F3" w:rsidRPr="00340144" w:rsidRDefault="00E13B7B" w:rsidP="00757098">
      <w:pPr>
        <w:pStyle w:val="ListParagraph"/>
        <w:numPr>
          <w:ilvl w:val="2"/>
          <w:numId w:val="17"/>
        </w:numPr>
        <w:rPr>
          <w:lang w:val="en-CA"/>
        </w:rPr>
      </w:pPr>
      <w:r w:rsidRPr="00340144">
        <w:rPr>
          <w:lang w:val="en-CA"/>
        </w:rPr>
        <w:t>Value remains for life of SIM Job</w:t>
      </w:r>
    </w:p>
    <w:p w:rsidR="00851D23" w:rsidRPr="00340144" w:rsidRDefault="00E13B7B" w:rsidP="00757098">
      <w:pPr>
        <w:pStyle w:val="ListParagraph"/>
        <w:numPr>
          <w:ilvl w:val="0"/>
          <w:numId w:val="17"/>
        </w:numPr>
        <w:rPr>
          <w:lang w:val="en-CA"/>
        </w:rPr>
      </w:pPr>
      <w:r w:rsidRPr="00340144">
        <w:rPr>
          <w:b/>
          <w:lang w:val="en-CA"/>
        </w:rPr>
        <w:t>Add New Source</w:t>
      </w:r>
      <w:r w:rsidR="00397E22" w:rsidRPr="00340144">
        <w:rPr>
          <w:lang w:val="en-CA"/>
        </w:rPr>
        <w:t xml:space="preserve"> button</w:t>
      </w:r>
      <w:r w:rsidRPr="00340144">
        <w:rPr>
          <w:lang w:val="en-CA"/>
        </w:rPr>
        <w:t xml:space="preserve"> – initiates the creation of new ID numbers and sets all UI elements on Load Source panel to default </w:t>
      </w:r>
      <w:r w:rsidR="000B5F0E" w:rsidRPr="00340144">
        <w:rPr>
          <w:lang w:val="en-CA"/>
        </w:rPr>
        <w:t>states and/or values</w:t>
      </w:r>
    </w:p>
    <w:p w:rsidR="000B5F0E" w:rsidRPr="00340144" w:rsidRDefault="000B5F0E" w:rsidP="00757098">
      <w:pPr>
        <w:pStyle w:val="ListParagraph"/>
        <w:numPr>
          <w:ilvl w:val="1"/>
          <w:numId w:val="17"/>
        </w:numPr>
        <w:rPr>
          <w:lang w:val="en-CA"/>
        </w:rPr>
      </w:pPr>
      <w:r w:rsidRPr="00340144">
        <w:rPr>
          <w:b/>
          <w:lang w:val="en-CA"/>
        </w:rPr>
        <w:t xml:space="preserve">Help </w:t>
      </w:r>
      <w:r w:rsidRPr="00340144">
        <w:rPr>
          <w:lang w:val="en-CA"/>
        </w:rPr>
        <w:t>Balloon text “Add New Source“</w:t>
      </w:r>
    </w:p>
    <w:p w:rsidR="000B5F0E" w:rsidRPr="00340144" w:rsidRDefault="000B5F0E" w:rsidP="00757098">
      <w:pPr>
        <w:pStyle w:val="ListParagraph"/>
        <w:numPr>
          <w:ilvl w:val="1"/>
          <w:numId w:val="17"/>
        </w:numPr>
        <w:rPr>
          <w:lang w:val="en-CA"/>
        </w:rPr>
      </w:pPr>
      <w:r w:rsidRPr="00340144">
        <w:rPr>
          <w:b/>
          <w:lang w:val="en-CA"/>
        </w:rPr>
        <w:t>Form Default Values</w:t>
      </w:r>
      <w:r w:rsidRPr="00340144">
        <w:rPr>
          <w:lang w:val="en-CA"/>
        </w:rPr>
        <w:t>:</w:t>
      </w:r>
    </w:p>
    <w:p w:rsidR="00E13B7B" w:rsidRPr="00340144" w:rsidRDefault="00E13B7B" w:rsidP="00757098">
      <w:pPr>
        <w:pStyle w:val="ListParagraph"/>
        <w:numPr>
          <w:ilvl w:val="2"/>
          <w:numId w:val="17"/>
        </w:numPr>
        <w:rPr>
          <w:lang w:val="en-CA"/>
        </w:rPr>
      </w:pPr>
      <w:r w:rsidRPr="00340144">
        <w:rPr>
          <w:b/>
          <w:lang w:val="en-CA"/>
        </w:rPr>
        <w:t xml:space="preserve">File </w:t>
      </w:r>
      <w:r w:rsidRPr="00340144">
        <w:rPr>
          <w:lang w:val="en-CA"/>
        </w:rPr>
        <w:t>– null</w:t>
      </w:r>
    </w:p>
    <w:p w:rsidR="00E13B7B" w:rsidRPr="00340144" w:rsidRDefault="00E13B7B" w:rsidP="00757098">
      <w:pPr>
        <w:pStyle w:val="ListParagraph"/>
        <w:numPr>
          <w:ilvl w:val="2"/>
          <w:numId w:val="17"/>
        </w:numPr>
        <w:rPr>
          <w:lang w:val="en-CA"/>
        </w:rPr>
      </w:pPr>
      <w:r w:rsidRPr="00340144">
        <w:rPr>
          <w:b/>
          <w:lang w:val="en-CA"/>
        </w:rPr>
        <w:t xml:space="preserve">Metadata ID </w:t>
      </w:r>
      <w:r w:rsidRPr="00340144">
        <w:rPr>
          <w:lang w:val="en-CA"/>
        </w:rPr>
        <w:t>– system generated unique number</w:t>
      </w:r>
    </w:p>
    <w:p w:rsidR="00E13B7B" w:rsidRPr="00340144" w:rsidRDefault="00E13B7B" w:rsidP="00757098">
      <w:pPr>
        <w:pStyle w:val="ListParagraph"/>
        <w:numPr>
          <w:ilvl w:val="2"/>
          <w:numId w:val="17"/>
        </w:numPr>
        <w:rPr>
          <w:lang w:val="en-CA"/>
        </w:rPr>
      </w:pPr>
      <w:r w:rsidRPr="00340144">
        <w:rPr>
          <w:b/>
          <w:lang w:val="en-CA"/>
        </w:rPr>
        <w:t xml:space="preserve">SIM Job ID </w:t>
      </w:r>
      <w:r w:rsidRPr="00340144">
        <w:rPr>
          <w:lang w:val="en-CA"/>
        </w:rPr>
        <w:t>– system generated unique number</w:t>
      </w:r>
    </w:p>
    <w:p w:rsidR="0023240E" w:rsidRPr="00340144" w:rsidRDefault="0023240E" w:rsidP="00757098">
      <w:pPr>
        <w:pStyle w:val="ListParagraph"/>
        <w:numPr>
          <w:ilvl w:val="2"/>
          <w:numId w:val="17"/>
        </w:numPr>
        <w:rPr>
          <w:lang w:val="en-CA"/>
        </w:rPr>
      </w:pPr>
      <w:r w:rsidRPr="00340144">
        <w:rPr>
          <w:b/>
          <w:lang w:val="en-CA"/>
        </w:rPr>
        <w:t xml:space="preserve">Full </w:t>
      </w:r>
      <w:r w:rsidRPr="00340144">
        <w:rPr>
          <w:lang w:val="en-CA"/>
        </w:rPr>
        <w:t>– radio button [selected]</w:t>
      </w:r>
    </w:p>
    <w:p w:rsidR="00E13B7B" w:rsidRPr="00340144" w:rsidRDefault="00E13B7B" w:rsidP="00757098">
      <w:pPr>
        <w:pStyle w:val="ListParagraph"/>
        <w:numPr>
          <w:ilvl w:val="2"/>
          <w:numId w:val="17"/>
        </w:numPr>
        <w:rPr>
          <w:lang w:val="en-CA"/>
        </w:rPr>
      </w:pPr>
      <w:r w:rsidRPr="00340144">
        <w:rPr>
          <w:b/>
          <w:lang w:val="en-CA"/>
        </w:rPr>
        <w:t xml:space="preserve">SIM Job Name </w:t>
      </w:r>
      <w:r w:rsidRPr="00340144">
        <w:rPr>
          <w:lang w:val="en-CA"/>
        </w:rPr>
        <w:t>– null</w:t>
      </w:r>
    </w:p>
    <w:p w:rsidR="00E13B7B" w:rsidRPr="00340144" w:rsidRDefault="00E13B7B" w:rsidP="00757098">
      <w:pPr>
        <w:pStyle w:val="ListParagraph"/>
        <w:numPr>
          <w:ilvl w:val="2"/>
          <w:numId w:val="17"/>
        </w:numPr>
        <w:rPr>
          <w:lang w:val="en-CA"/>
        </w:rPr>
      </w:pPr>
      <w:r w:rsidRPr="00340144">
        <w:rPr>
          <w:b/>
          <w:lang w:val="en-CA"/>
        </w:rPr>
        <w:t xml:space="preserve">BPM Source ID </w:t>
      </w:r>
      <w:r w:rsidRPr="00340144">
        <w:rPr>
          <w:lang w:val="en-CA"/>
        </w:rPr>
        <w:t>– null</w:t>
      </w:r>
    </w:p>
    <w:p w:rsidR="00E13B7B" w:rsidRPr="00340144" w:rsidRDefault="0023240E" w:rsidP="00757098">
      <w:pPr>
        <w:pStyle w:val="ListParagraph"/>
        <w:numPr>
          <w:ilvl w:val="2"/>
          <w:numId w:val="17"/>
        </w:numPr>
        <w:rPr>
          <w:lang w:val="en-CA"/>
        </w:rPr>
      </w:pPr>
      <w:r w:rsidRPr="00340144">
        <w:rPr>
          <w:b/>
          <w:lang w:val="en-CA"/>
        </w:rPr>
        <w:t>Source State</w:t>
      </w:r>
      <w:r w:rsidRPr="00340144">
        <w:rPr>
          <w:lang w:val="en-CA"/>
        </w:rPr>
        <w:t xml:space="preserve"> – ‘New’</w:t>
      </w:r>
    </w:p>
    <w:p w:rsidR="0023240E" w:rsidRPr="00340144" w:rsidRDefault="00FB31A6" w:rsidP="00757098">
      <w:pPr>
        <w:pStyle w:val="ListParagraph"/>
        <w:numPr>
          <w:ilvl w:val="2"/>
          <w:numId w:val="17"/>
        </w:numPr>
        <w:rPr>
          <w:lang w:val="en-CA"/>
        </w:rPr>
      </w:pPr>
      <w:r>
        <w:rPr>
          <w:b/>
          <w:lang w:val="en-CA"/>
        </w:rPr>
        <w:t>Total Run</w:t>
      </w:r>
      <w:r w:rsidRPr="00340144">
        <w:rPr>
          <w:b/>
          <w:lang w:val="en-CA"/>
        </w:rPr>
        <w:t xml:space="preserve"> </w:t>
      </w:r>
      <w:r w:rsidR="0023240E" w:rsidRPr="00340144">
        <w:rPr>
          <w:b/>
          <w:lang w:val="en-CA"/>
        </w:rPr>
        <w:t>Time</w:t>
      </w:r>
      <w:r w:rsidR="0023240E" w:rsidRPr="00340144">
        <w:rPr>
          <w:lang w:val="en-CA"/>
        </w:rPr>
        <w:t xml:space="preserve"> –</w:t>
      </w:r>
      <w:r w:rsidR="009A6F05" w:rsidRPr="00340144">
        <w:rPr>
          <w:lang w:val="en-CA"/>
        </w:rPr>
        <w:t xml:space="preserve"> </w:t>
      </w:r>
      <w:r>
        <w:rPr>
          <w:lang w:val="en-CA"/>
        </w:rPr>
        <w:t xml:space="preserve"> null value</w:t>
      </w:r>
    </w:p>
    <w:p w:rsidR="0023240E" w:rsidRPr="00340144" w:rsidRDefault="0023240E" w:rsidP="00757098">
      <w:pPr>
        <w:pStyle w:val="ListParagraph"/>
        <w:numPr>
          <w:ilvl w:val="2"/>
          <w:numId w:val="17"/>
        </w:numPr>
        <w:rPr>
          <w:lang w:val="en-CA"/>
        </w:rPr>
      </w:pPr>
      <w:r w:rsidRPr="00340144">
        <w:rPr>
          <w:b/>
          <w:lang w:val="en-CA"/>
        </w:rPr>
        <w:t xml:space="preserve">Select New Source File </w:t>
      </w:r>
      <w:r w:rsidRPr="00340144">
        <w:rPr>
          <w:lang w:val="en-CA"/>
        </w:rPr>
        <w:t>– null</w:t>
      </w:r>
    </w:p>
    <w:p w:rsidR="0023240E" w:rsidRPr="00340144" w:rsidRDefault="0023240E" w:rsidP="00757098">
      <w:pPr>
        <w:pStyle w:val="ListParagraph"/>
        <w:numPr>
          <w:ilvl w:val="2"/>
          <w:numId w:val="17"/>
        </w:numPr>
        <w:rPr>
          <w:lang w:val="en-CA"/>
        </w:rPr>
      </w:pPr>
      <w:r w:rsidRPr="00340144">
        <w:rPr>
          <w:b/>
          <w:lang w:val="en-CA"/>
        </w:rPr>
        <w:t xml:space="preserve">Compare to Previous Source </w:t>
      </w:r>
      <w:r w:rsidRPr="00340144">
        <w:rPr>
          <w:lang w:val="en-CA"/>
        </w:rPr>
        <w:t>– [unchecked]</w:t>
      </w:r>
    </w:p>
    <w:p w:rsidR="0023240E" w:rsidRPr="00340144" w:rsidRDefault="005945A2" w:rsidP="00757098">
      <w:pPr>
        <w:pStyle w:val="ListParagraph"/>
        <w:numPr>
          <w:ilvl w:val="2"/>
          <w:numId w:val="17"/>
        </w:numPr>
        <w:rPr>
          <w:lang w:val="en-CA"/>
        </w:rPr>
      </w:pPr>
      <w:r w:rsidRPr="00340144">
        <w:rPr>
          <w:b/>
          <w:lang w:val="en-CA"/>
        </w:rPr>
        <w:t>Compare to Previous Source URL field</w:t>
      </w:r>
      <w:r w:rsidRPr="00340144">
        <w:rPr>
          <w:lang w:val="en-CA"/>
        </w:rPr>
        <w:t xml:space="preserve"> – disabled</w:t>
      </w:r>
      <w:r w:rsidR="009A6F05" w:rsidRPr="00340144">
        <w:rPr>
          <w:lang w:val="en-CA"/>
        </w:rPr>
        <w:t>, null</w:t>
      </w:r>
    </w:p>
    <w:p w:rsidR="005945A2" w:rsidRPr="00340144" w:rsidRDefault="00C7762C" w:rsidP="00757098">
      <w:pPr>
        <w:pStyle w:val="ListParagraph"/>
        <w:numPr>
          <w:ilvl w:val="2"/>
          <w:numId w:val="17"/>
        </w:numPr>
        <w:rPr>
          <w:lang w:val="en-CA"/>
        </w:rPr>
      </w:pPr>
      <w:r w:rsidRPr="00340144">
        <w:rPr>
          <w:b/>
          <w:lang w:val="en-CA"/>
        </w:rPr>
        <w:t xml:space="preserve">Provider </w:t>
      </w:r>
      <w:r w:rsidRPr="00340144">
        <w:rPr>
          <w:lang w:val="en-CA"/>
        </w:rPr>
        <w:t>– ‘Select…’</w:t>
      </w:r>
    </w:p>
    <w:p w:rsidR="00C7762C" w:rsidRPr="00340144" w:rsidRDefault="00C7762C" w:rsidP="00757098">
      <w:pPr>
        <w:pStyle w:val="ListParagraph"/>
        <w:numPr>
          <w:ilvl w:val="2"/>
          <w:numId w:val="17"/>
        </w:numPr>
        <w:rPr>
          <w:lang w:val="en-CA"/>
        </w:rPr>
      </w:pPr>
      <w:r w:rsidRPr="00340144">
        <w:rPr>
          <w:b/>
          <w:lang w:val="en-CA"/>
        </w:rPr>
        <w:t xml:space="preserve">Is Temporary </w:t>
      </w:r>
      <w:r w:rsidRPr="00340144">
        <w:rPr>
          <w:lang w:val="en-CA"/>
        </w:rPr>
        <w:t>– [unchecked]</w:t>
      </w:r>
    </w:p>
    <w:p w:rsidR="00C7762C" w:rsidRPr="00340144" w:rsidRDefault="00C7762C" w:rsidP="00757098">
      <w:pPr>
        <w:pStyle w:val="ListParagraph"/>
        <w:numPr>
          <w:ilvl w:val="2"/>
          <w:numId w:val="17"/>
        </w:numPr>
        <w:rPr>
          <w:lang w:val="en-CA"/>
        </w:rPr>
      </w:pPr>
      <w:r w:rsidRPr="00340144">
        <w:rPr>
          <w:b/>
          <w:lang w:val="en-CA"/>
        </w:rPr>
        <w:t xml:space="preserve">Source Type </w:t>
      </w:r>
      <w:r w:rsidRPr="00340144">
        <w:rPr>
          <w:lang w:val="en-CA"/>
        </w:rPr>
        <w:t>– disabled, displays ‘Select…’</w:t>
      </w:r>
    </w:p>
    <w:p w:rsidR="00C7762C" w:rsidRPr="00340144" w:rsidRDefault="00C7762C" w:rsidP="00757098">
      <w:pPr>
        <w:pStyle w:val="ListParagraph"/>
        <w:numPr>
          <w:ilvl w:val="2"/>
          <w:numId w:val="17"/>
        </w:numPr>
        <w:rPr>
          <w:lang w:val="en-CA"/>
        </w:rPr>
      </w:pPr>
      <w:r w:rsidRPr="00340144">
        <w:rPr>
          <w:b/>
          <w:lang w:val="en-CA"/>
        </w:rPr>
        <w:t xml:space="preserve">Source Media </w:t>
      </w:r>
      <w:r w:rsidRPr="00340144">
        <w:rPr>
          <w:lang w:val="en-CA"/>
        </w:rPr>
        <w:t>– ‘Select…’</w:t>
      </w:r>
    </w:p>
    <w:p w:rsidR="00C7762C" w:rsidRPr="00340144" w:rsidRDefault="00C7762C" w:rsidP="00757098">
      <w:pPr>
        <w:pStyle w:val="ListParagraph"/>
        <w:numPr>
          <w:ilvl w:val="2"/>
          <w:numId w:val="17"/>
        </w:numPr>
        <w:rPr>
          <w:lang w:val="en-CA"/>
        </w:rPr>
      </w:pPr>
      <w:r w:rsidRPr="00340144">
        <w:rPr>
          <w:b/>
          <w:lang w:val="en-CA"/>
        </w:rPr>
        <w:t xml:space="preserve">Effective Start Code </w:t>
      </w:r>
      <w:r w:rsidRPr="00340144">
        <w:rPr>
          <w:lang w:val="en-CA"/>
        </w:rPr>
        <w:t>– ‘Select…’</w:t>
      </w:r>
    </w:p>
    <w:p w:rsidR="00C7762C" w:rsidRPr="00340144" w:rsidRDefault="00C7762C" w:rsidP="00757098">
      <w:pPr>
        <w:pStyle w:val="ListParagraph"/>
        <w:numPr>
          <w:ilvl w:val="2"/>
          <w:numId w:val="17"/>
        </w:numPr>
        <w:rPr>
          <w:lang w:val="en-CA"/>
        </w:rPr>
      </w:pPr>
      <w:r w:rsidRPr="00340144">
        <w:rPr>
          <w:b/>
          <w:lang w:val="en-CA"/>
        </w:rPr>
        <w:t xml:space="preserve">Effective End Code </w:t>
      </w:r>
      <w:r w:rsidRPr="00340144">
        <w:rPr>
          <w:lang w:val="en-CA"/>
        </w:rPr>
        <w:t>– disabled, displays ‘Select…’</w:t>
      </w:r>
    </w:p>
    <w:p w:rsidR="00C7762C" w:rsidRPr="00340144" w:rsidRDefault="00C7762C" w:rsidP="00757098">
      <w:pPr>
        <w:pStyle w:val="ListParagraph"/>
        <w:numPr>
          <w:ilvl w:val="2"/>
          <w:numId w:val="17"/>
        </w:numPr>
        <w:rPr>
          <w:lang w:val="en-CA"/>
        </w:rPr>
      </w:pPr>
      <w:r w:rsidRPr="00340144">
        <w:rPr>
          <w:b/>
          <w:lang w:val="en-CA"/>
        </w:rPr>
        <w:t xml:space="preserve">Effective Start Date </w:t>
      </w:r>
      <w:r w:rsidRPr="00340144">
        <w:rPr>
          <w:lang w:val="en-CA"/>
        </w:rPr>
        <w:t>– null</w:t>
      </w:r>
    </w:p>
    <w:p w:rsidR="00C7762C" w:rsidRPr="00340144" w:rsidRDefault="00C7762C" w:rsidP="00757098">
      <w:pPr>
        <w:pStyle w:val="ListParagraph"/>
        <w:numPr>
          <w:ilvl w:val="2"/>
          <w:numId w:val="17"/>
        </w:numPr>
        <w:rPr>
          <w:lang w:val="en-CA"/>
        </w:rPr>
      </w:pPr>
      <w:r w:rsidRPr="00340144">
        <w:rPr>
          <w:b/>
          <w:lang w:val="en-CA"/>
        </w:rPr>
        <w:t xml:space="preserve">Effective End Date </w:t>
      </w:r>
      <w:r w:rsidRPr="00340144">
        <w:rPr>
          <w:lang w:val="en-CA"/>
        </w:rPr>
        <w:t>– disabled, displays null</w:t>
      </w:r>
    </w:p>
    <w:p w:rsidR="00C7762C" w:rsidRPr="00340144" w:rsidRDefault="00C7762C" w:rsidP="00757098">
      <w:pPr>
        <w:pStyle w:val="ListParagraph"/>
        <w:numPr>
          <w:ilvl w:val="2"/>
          <w:numId w:val="17"/>
        </w:numPr>
        <w:rPr>
          <w:lang w:val="en-CA"/>
        </w:rPr>
      </w:pPr>
      <w:r w:rsidRPr="00340144">
        <w:rPr>
          <w:b/>
          <w:lang w:val="en-CA"/>
        </w:rPr>
        <w:t xml:space="preserve">Received Date </w:t>
      </w:r>
      <w:r w:rsidRPr="00340144">
        <w:rPr>
          <w:lang w:val="en-CA"/>
        </w:rPr>
        <w:t>– null</w:t>
      </w:r>
    </w:p>
    <w:p w:rsidR="00C7762C" w:rsidRPr="00340144" w:rsidRDefault="00C7762C" w:rsidP="00757098">
      <w:pPr>
        <w:pStyle w:val="ListParagraph"/>
        <w:numPr>
          <w:ilvl w:val="2"/>
          <w:numId w:val="17"/>
        </w:numPr>
        <w:rPr>
          <w:lang w:val="en-CA"/>
        </w:rPr>
      </w:pPr>
      <w:r w:rsidRPr="00340144">
        <w:rPr>
          <w:b/>
          <w:lang w:val="en-CA"/>
        </w:rPr>
        <w:t xml:space="preserve">Publication Date </w:t>
      </w:r>
      <w:r w:rsidRPr="00340144">
        <w:rPr>
          <w:lang w:val="en-CA"/>
        </w:rPr>
        <w:t>– null</w:t>
      </w:r>
    </w:p>
    <w:p w:rsidR="00C7762C" w:rsidRPr="00340144" w:rsidRDefault="00C7762C" w:rsidP="00757098">
      <w:pPr>
        <w:pStyle w:val="ListParagraph"/>
        <w:numPr>
          <w:ilvl w:val="2"/>
          <w:numId w:val="17"/>
        </w:numPr>
        <w:rPr>
          <w:lang w:val="en-CA"/>
        </w:rPr>
      </w:pPr>
      <w:r w:rsidRPr="00340144">
        <w:rPr>
          <w:b/>
          <w:lang w:val="en-CA"/>
        </w:rPr>
        <w:t xml:space="preserve">Version </w:t>
      </w:r>
      <w:r w:rsidRPr="00340144">
        <w:rPr>
          <w:lang w:val="en-CA"/>
        </w:rPr>
        <w:t>– null</w:t>
      </w:r>
    </w:p>
    <w:p w:rsidR="00C7762C" w:rsidRPr="00340144" w:rsidRDefault="00C7762C" w:rsidP="00757098">
      <w:pPr>
        <w:pStyle w:val="ListParagraph"/>
        <w:numPr>
          <w:ilvl w:val="2"/>
          <w:numId w:val="17"/>
        </w:numPr>
        <w:rPr>
          <w:lang w:val="en-CA"/>
        </w:rPr>
      </w:pPr>
      <w:r w:rsidRPr="00340144">
        <w:rPr>
          <w:b/>
          <w:lang w:val="en-CA"/>
        </w:rPr>
        <w:t xml:space="preserve">Source Scale </w:t>
      </w:r>
      <w:r w:rsidRPr="00340144">
        <w:rPr>
          <w:lang w:val="en-CA"/>
        </w:rPr>
        <w:t>– 1:1,000</w:t>
      </w:r>
    </w:p>
    <w:p w:rsidR="00C7762C" w:rsidRPr="00340144" w:rsidRDefault="00C7762C" w:rsidP="00757098">
      <w:pPr>
        <w:pStyle w:val="ListParagraph"/>
        <w:numPr>
          <w:ilvl w:val="2"/>
          <w:numId w:val="17"/>
        </w:numPr>
        <w:rPr>
          <w:lang w:val="en-CA"/>
        </w:rPr>
      </w:pPr>
      <w:r w:rsidRPr="00340144">
        <w:rPr>
          <w:b/>
          <w:lang w:val="en-CA"/>
        </w:rPr>
        <w:t xml:space="preserve">Clear button </w:t>
      </w:r>
      <w:r w:rsidRPr="00340144">
        <w:rPr>
          <w:lang w:val="en-CA"/>
        </w:rPr>
        <w:t>– disabled</w:t>
      </w:r>
    </w:p>
    <w:p w:rsidR="00C7762C" w:rsidRPr="00340144" w:rsidRDefault="00C7762C" w:rsidP="00757098">
      <w:pPr>
        <w:pStyle w:val="ListParagraph"/>
        <w:numPr>
          <w:ilvl w:val="2"/>
          <w:numId w:val="17"/>
        </w:numPr>
        <w:rPr>
          <w:lang w:val="en-CA"/>
        </w:rPr>
      </w:pPr>
      <w:r w:rsidRPr="00340144">
        <w:rPr>
          <w:b/>
          <w:lang w:val="en-CA"/>
        </w:rPr>
        <w:t xml:space="preserve">Submit button </w:t>
      </w:r>
      <w:r w:rsidRPr="00340144">
        <w:rPr>
          <w:lang w:val="en-CA"/>
        </w:rPr>
        <w:t>– disabled</w:t>
      </w:r>
    </w:p>
    <w:p w:rsidR="00C7762C" w:rsidRPr="00340144" w:rsidRDefault="00C7762C" w:rsidP="00757098">
      <w:pPr>
        <w:pStyle w:val="ListParagraph"/>
        <w:numPr>
          <w:ilvl w:val="2"/>
          <w:numId w:val="17"/>
        </w:numPr>
        <w:rPr>
          <w:lang w:val="en-CA"/>
        </w:rPr>
      </w:pPr>
      <w:r w:rsidRPr="00340144">
        <w:rPr>
          <w:b/>
          <w:lang w:val="en-CA"/>
        </w:rPr>
        <w:t xml:space="preserve">Enter </w:t>
      </w:r>
      <w:r w:rsidRPr="00340144">
        <w:rPr>
          <w:lang w:val="en-CA"/>
        </w:rPr>
        <w:t>keyboard function</w:t>
      </w:r>
      <w:r w:rsidRPr="00340144">
        <w:rPr>
          <w:b/>
          <w:lang w:val="en-CA"/>
        </w:rPr>
        <w:t xml:space="preserve"> </w:t>
      </w:r>
      <w:r w:rsidRPr="00340144">
        <w:rPr>
          <w:lang w:val="en-CA"/>
        </w:rPr>
        <w:t>- disabled</w:t>
      </w:r>
    </w:p>
    <w:p w:rsidR="00851D23" w:rsidRPr="00340144" w:rsidRDefault="00C7762C" w:rsidP="00757098">
      <w:pPr>
        <w:pStyle w:val="ListParagraph"/>
        <w:numPr>
          <w:ilvl w:val="0"/>
          <w:numId w:val="17"/>
        </w:numPr>
        <w:rPr>
          <w:lang w:val="en-CA"/>
        </w:rPr>
      </w:pPr>
      <w:r w:rsidRPr="00340144">
        <w:rPr>
          <w:b/>
          <w:lang w:val="en-CA"/>
        </w:rPr>
        <w:t>Full/Change radio buttons</w:t>
      </w:r>
      <w:r w:rsidRPr="00340144">
        <w:rPr>
          <w:lang w:val="en-CA"/>
        </w:rPr>
        <w:t xml:space="preserve"> – defaults to ‘Full’ </w:t>
      </w:r>
      <w:r w:rsidR="00383542" w:rsidRPr="00340144">
        <w:rPr>
          <w:lang w:val="en-CA"/>
        </w:rPr>
        <w:t>[</w:t>
      </w:r>
      <w:r w:rsidRPr="00340144">
        <w:rPr>
          <w:lang w:val="en-CA"/>
        </w:rPr>
        <w:t>selected</w:t>
      </w:r>
      <w:r w:rsidR="00383542" w:rsidRPr="00340144">
        <w:rPr>
          <w:lang w:val="en-CA"/>
        </w:rPr>
        <w:t>]</w:t>
      </w:r>
    </w:p>
    <w:p w:rsidR="000B5F0E" w:rsidRPr="00340144" w:rsidRDefault="000B5F0E" w:rsidP="00757098">
      <w:pPr>
        <w:pStyle w:val="ListParagraph"/>
        <w:numPr>
          <w:ilvl w:val="1"/>
          <w:numId w:val="17"/>
        </w:numPr>
        <w:rPr>
          <w:b/>
          <w:lang w:val="en-CA"/>
        </w:rPr>
      </w:pPr>
      <w:r w:rsidRPr="00340144">
        <w:rPr>
          <w:b/>
          <w:lang w:val="en-CA"/>
        </w:rPr>
        <w:t>Help Balloons</w:t>
      </w:r>
      <w:r w:rsidR="00AC5C49" w:rsidRPr="00340144">
        <w:rPr>
          <w:b/>
          <w:lang w:val="en-CA"/>
        </w:rPr>
        <w:t xml:space="preserve"> Text</w:t>
      </w:r>
      <w:r w:rsidR="00AC5C49" w:rsidRPr="00340144">
        <w:rPr>
          <w:lang w:val="en-CA"/>
        </w:rPr>
        <w:t>:</w:t>
      </w:r>
    </w:p>
    <w:p w:rsidR="000B5F0E" w:rsidRPr="00340144" w:rsidRDefault="000B5F0E" w:rsidP="00757098">
      <w:pPr>
        <w:pStyle w:val="ListParagraph"/>
        <w:numPr>
          <w:ilvl w:val="2"/>
          <w:numId w:val="17"/>
        </w:numPr>
        <w:rPr>
          <w:lang w:val="en-CA"/>
        </w:rPr>
      </w:pPr>
      <w:r w:rsidRPr="00340144">
        <w:rPr>
          <w:lang w:val="en-CA"/>
        </w:rPr>
        <w:t>Hovering over ‘Full’ displays “Source File is a Full File”</w:t>
      </w:r>
    </w:p>
    <w:p w:rsidR="000B5F0E" w:rsidRPr="00340144" w:rsidRDefault="000B5F0E" w:rsidP="00757098">
      <w:pPr>
        <w:pStyle w:val="ListParagraph"/>
        <w:numPr>
          <w:ilvl w:val="2"/>
          <w:numId w:val="17"/>
        </w:numPr>
        <w:rPr>
          <w:lang w:val="en-CA"/>
        </w:rPr>
      </w:pPr>
      <w:r w:rsidRPr="00340144">
        <w:rPr>
          <w:lang w:val="en-CA"/>
        </w:rPr>
        <w:t>Hovering over ‘Change’ displays “Source File is a Change File”</w:t>
      </w:r>
    </w:p>
    <w:p w:rsidR="00C7762C" w:rsidRPr="00340144" w:rsidRDefault="00C7762C" w:rsidP="00757098">
      <w:pPr>
        <w:pStyle w:val="ListParagraph"/>
        <w:numPr>
          <w:ilvl w:val="1"/>
          <w:numId w:val="17"/>
        </w:numPr>
        <w:rPr>
          <w:lang w:val="en-CA"/>
        </w:rPr>
      </w:pPr>
      <w:r w:rsidRPr="00340144">
        <w:rPr>
          <w:lang w:val="en-CA"/>
        </w:rPr>
        <w:t xml:space="preserve">If </w:t>
      </w:r>
      <w:r w:rsidRPr="00340144">
        <w:rPr>
          <w:b/>
          <w:lang w:val="en-CA"/>
        </w:rPr>
        <w:t>Change</w:t>
      </w:r>
      <w:r w:rsidRPr="00340144">
        <w:rPr>
          <w:lang w:val="en-CA"/>
        </w:rPr>
        <w:t xml:space="preserve"> is selected, the following fields become disabled</w:t>
      </w:r>
      <w:r w:rsidR="006F773B" w:rsidRPr="00340144">
        <w:rPr>
          <w:lang w:val="en-CA"/>
        </w:rPr>
        <w:t>:</w:t>
      </w:r>
    </w:p>
    <w:p w:rsidR="00C7762C" w:rsidRPr="00340144" w:rsidRDefault="006F773B" w:rsidP="00757098">
      <w:pPr>
        <w:pStyle w:val="ListParagraph"/>
        <w:numPr>
          <w:ilvl w:val="2"/>
          <w:numId w:val="17"/>
        </w:numPr>
        <w:rPr>
          <w:lang w:val="en-CA"/>
        </w:rPr>
      </w:pPr>
      <w:r w:rsidRPr="00340144">
        <w:rPr>
          <w:b/>
          <w:lang w:val="en-CA"/>
        </w:rPr>
        <w:t>Compare to Previous Source</w:t>
      </w:r>
      <w:r w:rsidRPr="00340144">
        <w:rPr>
          <w:lang w:val="en-CA"/>
        </w:rPr>
        <w:t xml:space="preserve"> – [unchecked]</w:t>
      </w:r>
    </w:p>
    <w:p w:rsidR="006F773B" w:rsidRPr="00340144" w:rsidRDefault="006F773B" w:rsidP="00757098">
      <w:pPr>
        <w:pStyle w:val="ListParagraph"/>
        <w:numPr>
          <w:ilvl w:val="2"/>
          <w:numId w:val="17"/>
        </w:numPr>
        <w:rPr>
          <w:lang w:val="en-CA"/>
        </w:rPr>
      </w:pPr>
      <w:r w:rsidRPr="00340144">
        <w:rPr>
          <w:b/>
          <w:lang w:val="en-CA"/>
        </w:rPr>
        <w:lastRenderedPageBreak/>
        <w:t>Compare to Previous Source URL</w:t>
      </w:r>
      <w:r w:rsidR="00B85871" w:rsidRPr="00340144">
        <w:rPr>
          <w:lang w:val="en-CA"/>
        </w:rPr>
        <w:t xml:space="preserve"> [default value null]</w:t>
      </w:r>
    </w:p>
    <w:p w:rsidR="00417932" w:rsidRPr="00340144" w:rsidRDefault="00417932" w:rsidP="00757098">
      <w:pPr>
        <w:pStyle w:val="ListParagraph"/>
        <w:numPr>
          <w:ilvl w:val="1"/>
          <w:numId w:val="17"/>
        </w:numPr>
        <w:rPr>
          <w:lang w:val="en-CA"/>
        </w:rPr>
      </w:pPr>
      <w:r w:rsidRPr="00340144">
        <w:rPr>
          <w:lang w:val="en-CA"/>
        </w:rPr>
        <w:t xml:space="preserve">If </w:t>
      </w:r>
      <w:r w:rsidRPr="00340144">
        <w:rPr>
          <w:b/>
          <w:lang w:val="en-CA"/>
        </w:rPr>
        <w:t>Full</w:t>
      </w:r>
      <w:r w:rsidRPr="00340144">
        <w:rPr>
          <w:lang w:val="en-CA"/>
        </w:rPr>
        <w:t xml:space="preserve"> is selected, the following fields become enabled:</w:t>
      </w:r>
    </w:p>
    <w:p w:rsidR="00417932" w:rsidRPr="00340144" w:rsidRDefault="00417932" w:rsidP="00757098">
      <w:pPr>
        <w:pStyle w:val="ListParagraph"/>
        <w:numPr>
          <w:ilvl w:val="2"/>
          <w:numId w:val="17"/>
        </w:numPr>
        <w:rPr>
          <w:lang w:val="en-CA"/>
        </w:rPr>
      </w:pPr>
      <w:r w:rsidRPr="00340144">
        <w:rPr>
          <w:b/>
          <w:lang w:val="en-CA"/>
        </w:rPr>
        <w:t>Compare to Previous Source</w:t>
      </w:r>
      <w:r w:rsidRPr="00340144">
        <w:rPr>
          <w:lang w:val="en-CA"/>
        </w:rPr>
        <w:t xml:space="preserve"> – [unchecked]</w:t>
      </w:r>
    </w:p>
    <w:p w:rsidR="007E0A62" w:rsidRPr="00340144" w:rsidRDefault="007E0A62" w:rsidP="00757098">
      <w:pPr>
        <w:pStyle w:val="ListParagraph"/>
        <w:numPr>
          <w:ilvl w:val="0"/>
          <w:numId w:val="17"/>
        </w:numPr>
        <w:rPr>
          <w:lang w:val="en-CA"/>
        </w:rPr>
      </w:pPr>
      <w:r w:rsidRPr="00340144">
        <w:rPr>
          <w:b/>
          <w:lang w:val="en-CA"/>
        </w:rPr>
        <w:t>SIM Job Name</w:t>
      </w:r>
      <w:r w:rsidRPr="00340144">
        <w:rPr>
          <w:lang w:val="en-CA"/>
        </w:rPr>
        <w:t xml:space="preserve"> </w:t>
      </w:r>
      <w:r w:rsidR="00AC5C49" w:rsidRPr="00340144">
        <w:rPr>
          <w:lang w:val="en-CA"/>
        </w:rPr>
        <w:t xml:space="preserve">text field </w:t>
      </w:r>
      <w:r w:rsidRPr="00340144">
        <w:rPr>
          <w:lang w:val="en-CA"/>
        </w:rPr>
        <w:t xml:space="preserve">– </w:t>
      </w:r>
      <w:r w:rsidR="007F0257" w:rsidRPr="00340144">
        <w:rPr>
          <w:lang w:val="en-CA"/>
        </w:rPr>
        <w:t>*</w:t>
      </w:r>
      <w:r w:rsidRPr="00340144">
        <w:rPr>
          <w:lang w:val="en-CA"/>
        </w:rPr>
        <w:t>Required</w:t>
      </w:r>
    </w:p>
    <w:p w:rsidR="00AC5C49" w:rsidRPr="00340144" w:rsidRDefault="00AC5C49" w:rsidP="00757098">
      <w:pPr>
        <w:pStyle w:val="ListParagraph"/>
        <w:numPr>
          <w:ilvl w:val="1"/>
          <w:numId w:val="17"/>
        </w:numPr>
        <w:rPr>
          <w:lang w:val="en-CA"/>
        </w:rPr>
      </w:pPr>
      <w:r w:rsidRPr="00340144">
        <w:rPr>
          <w:b/>
          <w:lang w:val="en-CA"/>
        </w:rPr>
        <w:t>Help Balloon Text:</w:t>
      </w:r>
      <w:r w:rsidRPr="00340144">
        <w:rPr>
          <w:lang w:val="en-CA"/>
        </w:rPr>
        <w:t xml:space="preserve"> “An identifying name for the SIM Job which will be created for this source”</w:t>
      </w:r>
    </w:p>
    <w:p w:rsidR="007E0A62" w:rsidRPr="00340144" w:rsidRDefault="00AC5C49" w:rsidP="00757098">
      <w:pPr>
        <w:pStyle w:val="ListParagraph"/>
        <w:numPr>
          <w:ilvl w:val="1"/>
          <w:numId w:val="17"/>
        </w:numPr>
        <w:rPr>
          <w:lang w:val="en-CA"/>
        </w:rPr>
      </w:pPr>
      <w:r w:rsidRPr="00340144">
        <w:rPr>
          <w:b/>
          <w:lang w:val="en-CA"/>
        </w:rPr>
        <w:t>D</w:t>
      </w:r>
      <w:r w:rsidR="007E0A62" w:rsidRPr="00340144">
        <w:rPr>
          <w:b/>
          <w:lang w:val="en-CA"/>
        </w:rPr>
        <w:t>efault</w:t>
      </w:r>
      <w:r w:rsidRPr="00340144">
        <w:rPr>
          <w:b/>
          <w:lang w:val="en-CA"/>
        </w:rPr>
        <w:t xml:space="preserve"> Field Value</w:t>
      </w:r>
      <w:r w:rsidRPr="00340144">
        <w:rPr>
          <w:lang w:val="en-CA"/>
        </w:rPr>
        <w:t>:</w:t>
      </w:r>
      <w:r w:rsidR="007E0A62" w:rsidRPr="00340144">
        <w:rPr>
          <w:lang w:val="en-CA"/>
        </w:rPr>
        <w:t xml:space="preserve"> null</w:t>
      </w:r>
    </w:p>
    <w:p w:rsidR="007E0A62" w:rsidRPr="00340144" w:rsidRDefault="007E0A62" w:rsidP="00757098">
      <w:pPr>
        <w:pStyle w:val="ListParagraph"/>
        <w:numPr>
          <w:ilvl w:val="1"/>
          <w:numId w:val="17"/>
        </w:numPr>
        <w:rPr>
          <w:lang w:val="en-CA"/>
        </w:rPr>
      </w:pPr>
      <w:r w:rsidRPr="00340144">
        <w:rPr>
          <w:lang w:val="en-CA"/>
        </w:rPr>
        <w:t>Analyst provided value</w:t>
      </w:r>
    </w:p>
    <w:p w:rsidR="00851D23" w:rsidRPr="00340144" w:rsidRDefault="007E0A62" w:rsidP="00757098">
      <w:pPr>
        <w:pStyle w:val="ListParagraph"/>
        <w:numPr>
          <w:ilvl w:val="1"/>
          <w:numId w:val="17"/>
        </w:numPr>
        <w:rPr>
          <w:lang w:val="en-CA"/>
        </w:rPr>
      </w:pPr>
      <w:r w:rsidRPr="00340144">
        <w:rPr>
          <w:lang w:val="en-CA"/>
        </w:rPr>
        <w:t>no restriction on character type or length</w:t>
      </w:r>
    </w:p>
    <w:p w:rsidR="00417932" w:rsidRPr="00340144" w:rsidRDefault="00417932" w:rsidP="00757098">
      <w:pPr>
        <w:pStyle w:val="ListParagraph"/>
        <w:numPr>
          <w:ilvl w:val="1"/>
          <w:numId w:val="17"/>
        </w:numPr>
        <w:rPr>
          <w:lang w:val="en-CA"/>
        </w:rPr>
      </w:pPr>
      <w:r w:rsidRPr="00340144">
        <w:rPr>
          <w:b/>
          <w:lang w:val="en-CA"/>
        </w:rPr>
        <w:t>Validation 1:</w:t>
      </w:r>
      <w:r w:rsidRPr="00340144">
        <w:rPr>
          <w:lang w:val="en-CA"/>
        </w:rPr>
        <w:t xml:space="preserve"> Cannot be null</w:t>
      </w:r>
    </w:p>
    <w:p w:rsidR="00851D23" w:rsidRPr="00340144" w:rsidRDefault="007E0A62" w:rsidP="00757098">
      <w:pPr>
        <w:pStyle w:val="ListParagraph"/>
        <w:numPr>
          <w:ilvl w:val="0"/>
          <w:numId w:val="17"/>
        </w:numPr>
        <w:rPr>
          <w:lang w:val="en-CA"/>
        </w:rPr>
      </w:pPr>
      <w:r w:rsidRPr="00340144">
        <w:rPr>
          <w:b/>
          <w:lang w:val="en-CA"/>
        </w:rPr>
        <w:t>BPM Source ID</w:t>
      </w:r>
      <w:r w:rsidRPr="00340144">
        <w:rPr>
          <w:lang w:val="en-CA"/>
        </w:rPr>
        <w:t xml:space="preserve"> – </w:t>
      </w:r>
      <w:r w:rsidR="007F0257" w:rsidRPr="00340144">
        <w:rPr>
          <w:lang w:val="en-CA"/>
        </w:rPr>
        <w:t>*</w:t>
      </w:r>
      <w:r w:rsidRPr="00340144">
        <w:rPr>
          <w:lang w:val="en-CA"/>
        </w:rPr>
        <w:t>Required</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 xml:space="preserve">Balloon text “Enter the BPM </w:t>
      </w:r>
      <w:r w:rsidR="00762262" w:rsidRPr="00340144">
        <w:rPr>
          <w:lang w:val="en-CA"/>
        </w:rPr>
        <w:t>Work Item ID</w:t>
      </w:r>
      <w:r w:rsidRPr="00340144">
        <w:rPr>
          <w:lang w:val="en-CA"/>
        </w:rPr>
        <w:t>“</w:t>
      </w:r>
    </w:p>
    <w:p w:rsidR="006939CC" w:rsidRPr="00340144" w:rsidRDefault="006939CC" w:rsidP="00757098">
      <w:pPr>
        <w:pStyle w:val="ListParagraph"/>
        <w:numPr>
          <w:ilvl w:val="1"/>
          <w:numId w:val="17"/>
        </w:numPr>
        <w:rPr>
          <w:lang w:val="en-CA"/>
        </w:rPr>
      </w:pPr>
      <w:r w:rsidRPr="00340144">
        <w:rPr>
          <w:b/>
          <w:lang w:val="en-CA"/>
        </w:rPr>
        <w:t>Default Field Value</w:t>
      </w:r>
      <w:r w:rsidRPr="00340144">
        <w:rPr>
          <w:lang w:val="en-CA"/>
        </w:rPr>
        <w:t xml:space="preserve">: null </w:t>
      </w:r>
    </w:p>
    <w:p w:rsidR="007E0A62" w:rsidRPr="00340144" w:rsidRDefault="007E0A62" w:rsidP="00757098">
      <w:pPr>
        <w:pStyle w:val="ListParagraph"/>
        <w:numPr>
          <w:ilvl w:val="1"/>
          <w:numId w:val="17"/>
        </w:numPr>
        <w:rPr>
          <w:lang w:val="en-CA"/>
        </w:rPr>
      </w:pPr>
      <w:r w:rsidRPr="00340144">
        <w:rPr>
          <w:lang w:val="en-CA"/>
        </w:rPr>
        <w:t xml:space="preserve">Analyst provided value </w:t>
      </w:r>
    </w:p>
    <w:p w:rsidR="007E0A62" w:rsidRPr="00340144" w:rsidRDefault="007E0A62" w:rsidP="00757098">
      <w:pPr>
        <w:pStyle w:val="ListParagraph"/>
        <w:numPr>
          <w:ilvl w:val="1"/>
          <w:numId w:val="17"/>
        </w:numPr>
        <w:rPr>
          <w:lang w:val="en-CA"/>
        </w:rPr>
      </w:pPr>
      <w:r w:rsidRPr="00340144">
        <w:rPr>
          <w:lang w:val="en-CA"/>
        </w:rPr>
        <w:t>no restriction on character type or length</w:t>
      </w:r>
    </w:p>
    <w:p w:rsidR="00870C26" w:rsidRPr="00340144" w:rsidRDefault="00417932" w:rsidP="00870C26">
      <w:pPr>
        <w:pStyle w:val="ListParagraph"/>
        <w:numPr>
          <w:ilvl w:val="1"/>
          <w:numId w:val="17"/>
        </w:numPr>
        <w:rPr>
          <w:lang w:val="en-CA"/>
        </w:rPr>
      </w:pPr>
      <w:r w:rsidRPr="00340144">
        <w:rPr>
          <w:b/>
          <w:lang w:val="en-CA"/>
        </w:rPr>
        <w:t>Validation 1:</w:t>
      </w:r>
      <w:r w:rsidRPr="00340144">
        <w:rPr>
          <w:lang w:val="en-CA"/>
        </w:rPr>
        <w:t xml:space="preserve"> Cannot be null</w:t>
      </w:r>
      <w:r w:rsidR="00870C26" w:rsidRPr="00340144">
        <w:rPr>
          <w:lang w:val="en-CA"/>
        </w:rPr>
        <w:t xml:space="preserve"> </w:t>
      </w:r>
    </w:p>
    <w:p w:rsidR="009C0F16" w:rsidRPr="00340144" w:rsidRDefault="009C0F16" w:rsidP="00870C26">
      <w:pPr>
        <w:pStyle w:val="ListParagraph"/>
        <w:numPr>
          <w:ilvl w:val="1"/>
          <w:numId w:val="17"/>
        </w:numPr>
        <w:rPr>
          <w:lang w:val="en-CA"/>
        </w:rPr>
      </w:pPr>
      <w:r w:rsidRPr="00340144">
        <w:rPr>
          <w:b/>
          <w:lang w:val="en-CA"/>
        </w:rPr>
        <w:t>Validation 2</w:t>
      </w:r>
      <w:r w:rsidRPr="00340144">
        <w:rPr>
          <w:lang w:val="en-CA"/>
        </w:rPr>
        <w:t>: value must be numeric</w:t>
      </w:r>
      <w:r w:rsidR="00170EE0" w:rsidRPr="00340144">
        <w:rPr>
          <w:lang w:val="en-CA"/>
        </w:rPr>
        <w:t xml:space="preserve">  (only allow numeric)</w:t>
      </w:r>
    </w:p>
    <w:p w:rsidR="00851D23" w:rsidRPr="00340144" w:rsidRDefault="007E0A62" w:rsidP="00757098">
      <w:pPr>
        <w:pStyle w:val="ListParagraph"/>
        <w:numPr>
          <w:ilvl w:val="0"/>
          <w:numId w:val="17"/>
        </w:numPr>
        <w:rPr>
          <w:lang w:val="en-CA"/>
        </w:rPr>
      </w:pPr>
      <w:r w:rsidRPr="00340144">
        <w:rPr>
          <w:b/>
          <w:lang w:val="en-CA"/>
        </w:rPr>
        <w:t>Source State</w:t>
      </w:r>
      <w:r w:rsidRPr="00340144">
        <w:rPr>
          <w:lang w:val="en-CA"/>
        </w:rPr>
        <w:t xml:space="preserve"> – </w:t>
      </w:r>
      <w:r w:rsidR="00A36AE6" w:rsidRPr="00340144">
        <w:rPr>
          <w:lang w:val="en-CA"/>
        </w:rPr>
        <w:t xml:space="preserve">Read Only </w:t>
      </w:r>
      <w:r w:rsidR="00EC0CF0" w:rsidRPr="00340144">
        <w:rPr>
          <w:lang w:val="en-CA"/>
        </w:rPr>
        <w:t xml:space="preserve">BorderTitle, HTML Formatted, </w:t>
      </w:r>
      <w:r w:rsidRPr="00340144">
        <w:rPr>
          <w:lang w:val="en-CA"/>
        </w:rPr>
        <w:t>System generated values</w:t>
      </w:r>
    </w:p>
    <w:p w:rsidR="007E0A62" w:rsidRPr="00340144" w:rsidRDefault="00E732FE" w:rsidP="00757098">
      <w:pPr>
        <w:pStyle w:val="ListParagraph"/>
        <w:numPr>
          <w:ilvl w:val="1"/>
          <w:numId w:val="17"/>
        </w:numPr>
        <w:rPr>
          <w:lang w:val="en-CA"/>
        </w:rPr>
      </w:pPr>
      <w:r w:rsidRPr="00340144">
        <w:rPr>
          <w:b/>
          <w:lang w:val="en-CA"/>
        </w:rPr>
        <w:t>List of  Values</w:t>
      </w:r>
      <w:r w:rsidRPr="00340144">
        <w:rPr>
          <w:lang w:val="en-CA"/>
        </w:rPr>
        <w:t>:</w:t>
      </w:r>
    </w:p>
    <w:p w:rsidR="00E732FE" w:rsidRPr="00340144" w:rsidRDefault="00E732FE" w:rsidP="00757098">
      <w:pPr>
        <w:pStyle w:val="ListParagraph"/>
        <w:numPr>
          <w:ilvl w:val="2"/>
          <w:numId w:val="17"/>
        </w:numPr>
        <w:rPr>
          <w:lang w:val="en-CA"/>
        </w:rPr>
      </w:pPr>
      <w:r w:rsidRPr="00340144">
        <w:rPr>
          <w:b/>
          <w:lang w:val="en-CA"/>
        </w:rPr>
        <w:t>New</w:t>
      </w:r>
      <w:r w:rsidRPr="00340144">
        <w:rPr>
          <w:lang w:val="en-CA"/>
        </w:rPr>
        <w:t xml:space="preserve"> [Background: </w:t>
      </w:r>
      <w:r w:rsidR="00CF6D1B" w:rsidRPr="00340144">
        <w:rPr>
          <w:lang w:val="en-CA"/>
        </w:rPr>
        <w:t>FAA Cyan</w:t>
      </w:r>
      <w:r w:rsidRPr="00340144">
        <w:rPr>
          <w:lang w:val="en-CA"/>
        </w:rPr>
        <w:t xml:space="preserve"> Shade 1 (0,145,255)] – displayed for new source upload before SIM Job submitted</w:t>
      </w:r>
    </w:p>
    <w:p w:rsidR="00956466" w:rsidRPr="00340144" w:rsidRDefault="00956466" w:rsidP="00757098">
      <w:pPr>
        <w:pStyle w:val="ListParagraph"/>
        <w:numPr>
          <w:ilvl w:val="2"/>
          <w:numId w:val="17"/>
        </w:numPr>
        <w:rPr>
          <w:lang w:val="en-CA"/>
        </w:rPr>
      </w:pPr>
      <w:r w:rsidRPr="00340144">
        <w:rPr>
          <w:b/>
          <w:lang w:val="en-CA"/>
        </w:rPr>
        <w:t>Submitted</w:t>
      </w:r>
      <w:r w:rsidRPr="00340144">
        <w:rPr>
          <w:lang w:val="en-CA"/>
        </w:rPr>
        <w:t xml:space="preserve"> [Background: FAA Cyan Shade 1 (0,145,255)] – displayed at the point which user clicks the Submit button and before processing has started</w:t>
      </w:r>
    </w:p>
    <w:p w:rsidR="00E732FE" w:rsidRPr="00340144" w:rsidRDefault="00E732FE" w:rsidP="00757098">
      <w:pPr>
        <w:pStyle w:val="ListParagraph"/>
        <w:numPr>
          <w:ilvl w:val="2"/>
          <w:numId w:val="17"/>
        </w:numPr>
        <w:rPr>
          <w:lang w:val="en-CA"/>
        </w:rPr>
      </w:pPr>
      <w:r w:rsidRPr="00340144">
        <w:rPr>
          <w:b/>
          <w:lang w:val="en-CA"/>
        </w:rPr>
        <w:t>Running</w:t>
      </w:r>
      <w:r w:rsidRPr="00340144">
        <w:rPr>
          <w:lang w:val="en-CA"/>
        </w:rPr>
        <w:t xml:space="preserve"> [Background: </w:t>
      </w:r>
      <w:r w:rsidR="00CF6D1B" w:rsidRPr="00340144">
        <w:rPr>
          <w:lang w:val="en-CA"/>
        </w:rPr>
        <w:t xml:space="preserve">FAA Cyan </w:t>
      </w:r>
      <w:r w:rsidRPr="00340144">
        <w:rPr>
          <w:lang w:val="en-CA"/>
        </w:rPr>
        <w:t>Shade 1 (0,145,255)] – displayed after SIM Job submitted and processing has started</w:t>
      </w:r>
    </w:p>
    <w:p w:rsidR="00E732FE" w:rsidRPr="00340144" w:rsidRDefault="00E732FE" w:rsidP="00757098">
      <w:pPr>
        <w:pStyle w:val="ListParagraph"/>
        <w:numPr>
          <w:ilvl w:val="2"/>
          <w:numId w:val="17"/>
        </w:numPr>
        <w:rPr>
          <w:lang w:val="en-CA"/>
        </w:rPr>
      </w:pPr>
      <w:r w:rsidRPr="00340144">
        <w:rPr>
          <w:b/>
          <w:lang w:val="en-CA"/>
        </w:rPr>
        <w:t>Stopped</w:t>
      </w:r>
      <w:r w:rsidRPr="00340144">
        <w:rPr>
          <w:lang w:val="en-CA"/>
        </w:rPr>
        <w:t xml:space="preserve"> [Background: FAA </w:t>
      </w:r>
      <w:r w:rsidR="00CF6D1B" w:rsidRPr="00340144">
        <w:rPr>
          <w:lang w:val="en-CA"/>
        </w:rPr>
        <w:t>Red</w:t>
      </w:r>
      <w:r w:rsidRPr="00340144">
        <w:rPr>
          <w:lang w:val="en-CA"/>
        </w:rPr>
        <w:t xml:space="preserve"> Shade </w:t>
      </w:r>
      <w:r w:rsidR="005D1798" w:rsidRPr="00340144">
        <w:rPr>
          <w:lang w:val="en-CA"/>
        </w:rPr>
        <w:t>2</w:t>
      </w:r>
      <w:r w:rsidRPr="00340144">
        <w:rPr>
          <w:lang w:val="en-CA"/>
        </w:rPr>
        <w:t xml:space="preserve"> (</w:t>
      </w:r>
      <w:r w:rsidR="005D1798" w:rsidRPr="00340144">
        <w:rPr>
          <w:lang w:val="en-CA"/>
        </w:rPr>
        <w:t>200</w:t>
      </w:r>
      <w:r w:rsidRPr="00340144">
        <w:rPr>
          <w:lang w:val="en-CA"/>
        </w:rPr>
        <w:t>,</w:t>
      </w:r>
      <w:r w:rsidR="00CF6D1B" w:rsidRPr="00340144">
        <w:rPr>
          <w:lang w:val="en-CA"/>
        </w:rPr>
        <w:t>0</w:t>
      </w:r>
      <w:r w:rsidRPr="00340144">
        <w:rPr>
          <w:lang w:val="en-CA"/>
        </w:rPr>
        <w:t>,</w:t>
      </w:r>
      <w:r w:rsidR="00CF6D1B" w:rsidRPr="00340144">
        <w:rPr>
          <w:lang w:val="en-CA"/>
        </w:rPr>
        <w:t>0)</w:t>
      </w:r>
      <w:r w:rsidRPr="00340144">
        <w:rPr>
          <w:lang w:val="en-CA"/>
        </w:rPr>
        <w:t xml:space="preserve">] – displayed when </w:t>
      </w:r>
      <w:r w:rsidR="00CF6D1B" w:rsidRPr="00340144">
        <w:rPr>
          <w:lang w:val="en-CA"/>
        </w:rPr>
        <w:t>analyst has stopped a running job</w:t>
      </w:r>
    </w:p>
    <w:p w:rsidR="00E732FE" w:rsidRPr="00340144" w:rsidRDefault="00E732FE" w:rsidP="00757098">
      <w:pPr>
        <w:pStyle w:val="ListParagraph"/>
        <w:numPr>
          <w:ilvl w:val="2"/>
          <w:numId w:val="17"/>
        </w:numPr>
        <w:rPr>
          <w:lang w:val="en-CA"/>
        </w:rPr>
      </w:pPr>
      <w:r w:rsidRPr="00340144">
        <w:rPr>
          <w:b/>
          <w:lang w:val="en-CA"/>
        </w:rPr>
        <w:t>Done</w:t>
      </w:r>
      <w:r w:rsidR="00CF6D1B" w:rsidRPr="00340144">
        <w:rPr>
          <w:lang w:val="en-CA"/>
        </w:rPr>
        <w:t xml:space="preserve"> [Background: FAA Green Shade 1 (0,255,0)] – displayed when SIM Job has successfully completed current state</w:t>
      </w:r>
    </w:p>
    <w:p w:rsidR="00E732FE" w:rsidRPr="00340144" w:rsidRDefault="00E732FE" w:rsidP="00757098">
      <w:pPr>
        <w:pStyle w:val="ListParagraph"/>
        <w:numPr>
          <w:ilvl w:val="2"/>
          <w:numId w:val="17"/>
        </w:numPr>
        <w:rPr>
          <w:lang w:val="en-CA"/>
        </w:rPr>
      </w:pPr>
      <w:r w:rsidRPr="00340144">
        <w:rPr>
          <w:b/>
          <w:lang w:val="en-CA"/>
        </w:rPr>
        <w:t>Error</w:t>
      </w:r>
      <w:r w:rsidR="00CF6D1B" w:rsidRPr="00340144">
        <w:rPr>
          <w:lang w:val="en-CA"/>
        </w:rPr>
        <w:t xml:space="preserve"> </w:t>
      </w:r>
      <w:r w:rsidR="005D1798" w:rsidRPr="00340144">
        <w:rPr>
          <w:lang w:val="en-CA"/>
        </w:rPr>
        <w:t>[Background: FAA Red Shade 2 (200</w:t>
      </w:r>
      <w:r w:rsidR="00CF6D1B" w:rsidRPr="00340144">
        <w:rPr>
          <w:lang w:val="en-CA"/>
        </w:rPr>
        <w:t>,0,0)] – displayed when current state has stopped due to error</w:t>
      </w:r>
    </w:p>
    <w:p w:rsidR="00553442" w:rsidRPr="00340144" w:rsidRDefault="00E732FE" w:rsidP="00553442">
      <w:pPr>
        <w:pStyle w:val="ListParagraph"/>
        <w:numPr>
          <w:ilvl w:val="2"/>
          <w:numId w:val="18"/>
        </w:numPr>
        <w:rPr>
          <w:lang w:val="en-CA"/>
        </w:rPr>
      </w:pPr>
      <w:r w:rsidRPr="00340144">
        <w:rPr>
          <w:b/>
          <w:lang w:val="en-CA"/>
        </w:rPr>
        <w:t>Warning</w:t>
      </w:r>
      <w:r w:rsidR="00CF6D1B" w:rsidRPr="00340144">
        <w:rPr>
          <w:lang w:val="en-CA"/>
        </w:rPr>
        <w:t xml:space="preserve"> [Background: FAA Amber Shade 1 (255,180,0)] – displayed when system encounters a warning condition but processing of SIM Job continues</w:t>
      </w:r>
      <w:r w:rsidR="00553442" w:rsidRPr="00340144">
        <w:rPr>
          <w:lang w:val="en-CA"/>
        </w:rPr>
        <w:t xml:space="preserve"> </w:t>
      </w:r>
    </w:p>
    <w:p w:rsidR="00E732FE" w:rsidRPr="00340144" w:rsidRDefault="00553442" w:rsidP="00553442">
      <w:pPr>
        <w:pStyle w:val="ListParagraph"/>
        <w:numPr>
          <w:ilvl w:val="2"/>
          <w:numId w:val="17"/>
        </w:numPr>
        <w:rPr>
          <w:lang w:val="en-CA"/>
        </w:rPr>
      </w:pPr>
      <w:r w:rsidRPr="00340144">
        <w:rPr>
          <w:b/>
          <w:lang w:val="en-CA"/>
        </w:rPr>
        <w:t>Deleted</w:t>
      </w:r>
      <w:r w:rsidRPr="00340144">
        <w:rPr>
          <w:lang w:val="en-CA"/>
        </w:rPr>
        <w:t xml:space="preserve"> [Background: FAA Red Shade 3 (160,0,0)] – displayed when a SIM Job has been deleted</w:t>
      </w:r>
    </w:p>
    <w:p w:rsidR="00C2339E" w:rsidRPr="00340144" w:rsidRDefault="00FB31A6" w:rsidP="00757098">
      <w:pPr>
        <w:pStyle w:val="ListParagraph"/>
        <w:numPr>
          <w:ilvl w:val="1"/>
          <w:numId w:val="17"/>
        </w:numPr>
        <w:rPr>
          <w:lang w:val="en-CA"/>
        </w:rPr>
      </w:pPr>
      <w:r w:rsidRPr="00FB31A6">
        <w:rPr>
          <w:b/>
          <w:lang w:val="en-CA"/>
        </w:rPr>
        <w:t>Total Run Time</w:t>
      </w:r>
      <w:r w:rsidR="00C2339E" w:rsidRPr="00340144">
        <w:rPr>
          <w:b/>
          <w:lang w:val="en-CA"/>
        </w:rPr>
        <w:t xml:space="preserve"> </w:t>
      </w:r>
      <w:r w:rsidR="00C2339E" w:rsidRPr="00340144">
        <w:rPr>
          <w:lang w:val="en-CA"/>
        </w:rPr>
        <w:t xml:space="preserve">– HH:MM:SS  formatted </w:t>
      </w:r>
      <w:r>
        <w:rPr>
          <w:lang w:val="en-CA"/>
        </w:rPr>
        <w:t xml:space="preserve">total </w:t>
      </w:r>
      <w:r w:rsidR="00C2339E" w:rsidRPr="00340144">
        <w:rPr>
          <w:lang w:val="en-CA"/>
        </w:rPr>
        <w:t xml:space="preserve">time </w:t>
      </w:r>
      <w:r>
        <w:rPr>
          <w:lang w:val="en-CA"/>
        </w:rPr>
        <w:t>for all States to complete</w:t>
      </w:r>
      <w:del w:id="43" w:author="Scott Galbraith" w:date="2016-03-31T06:58:00Z">
        <w:r w:rsidR="00C2339E" w:rsidRPr="00340144" w:rsidDel="00605A6A">
          <w:rPr>
            <w:strike/>
            <w:lang w:val="en-CA"/>
          </w:rPr>
          <w:delText>completion</w:delText>
        </w:r>
      </w:del>
    </w:p>
    <w:p w:rsidR="00170EE0" w:rsidRPr="00340144" w:rsidRDefault="00170EE0" w:rsidP="00170EE0">
      <w:pPr>
        <w:pStyle w:val="ListParagraph"/>
        <w:numPr>
          <w:ilvl w:val="2"/>
          <w:numId w:val="17"/>
        </w:numPr>
        <w:rPr>
          <w:lang w:val="en-CA"/>
        </w:rPr>
      </w:pPr>
      <w:r w:rsidRPr="00340144">
        <w:rPr>
          <w:lang w:val="en-CA"/>
        </w:rPr>
        <w:t xml:space="preserve">If </w:t>
      </w:r>
      <w:r w:rsidRPr="00340144">
        <w:t xml:space="preserve">the </w:t>
      </w:r>
      <w:r w:rsidR="00FB31A6">
        <w:t>SIM Job</w:t>
      </w:r>
      <w:r w:rsidR="00FB31A6" w:rsidRPr="00340144">
        <w:t xml:space="preserve"> </w:t>
      </w:r>
      <w:r w:rsidRPr="00340144">
        <w:t xml:space="preserve">has begun </w:t>
      </w:r>
      <w:r w:rsidRPr="00340144">
        <w:rPr>
          <w:b/>
        </w:rPr>
        <w:t>but not</w:t>
      </w:r>
      <w:r w:rsidRPr="00340144">
        <w:t xml:space="preserve"> completed</w:t>
      </w:r>
      <w:r w:rsidR="00FB31A6">
        <w:t xml:space="preserve"> this field will be blank</w:t>
      </w:r>
    </w:p>
    <w:p w:rsidR="00170EE0" w:rsidRDefault="00170EE0" w:rsidP="00170EE0">
      <w:pPr>
        <w:pStyle w:val="ListParagraph"/>
        <w:numPr>
          <w:ilvl w:val="2"/>
          <w:numId w:val="17"/>
        </w:numPr>
        <w:rPr>
          <w:lang w:val="en-CA"/>
        </w:rPr>
      </w:pPr>
      <w:r w:rsidRPr="00340144">
        <w:rPr>
          <w:lang w:val="en-CA"/>
        </w:rPr>
        <w:t xml:space="preserve">If the </w:t>
      </w:r>
      <w:r w:rsidR="00FB31A6">
        <w:rPr>
          <w:lang w:val="en-CA"/>
        </w:rPr>
        <w:t>SIM Job</w:t>
      </w:r>
      <w:r w:rsidRPr="00340144">
        <w:rPr>
          <w:lang w:val="en-CA"/>
        </w:rPr>
        <w:t xml:space="preserve"> has completed, show the </w:t>
      </w:r>
      <w:r w:rsidR="00FB31A6">
        <w:rPr>
          <w:lang w:val="en-CA"/>
        </w:rPr>
        <w:t>sum of processing time through all states</w:t>
      </w:r>
    </w:p>
    <w:p w:rsidR="008D2BEA" w:rsidRPr="00340144" w:rsidRDefault="008D2BEA" w:rsidP="00170EE0">
      <w:pPr>
        <w:pStyle w:val="ListParagraph"/>
        <w:numPr>
          <w:ilvl w:val="2"/>
          <w:numId w:val="17"/>
        </w:numPr>
        <w:rPr>
          <w:lang w:val="en-CA"/>
        </w:rPr>
      </w:pPr>
      <w:r>
        <w:rPr>
          <w:lang w:val="en-CA"/>
        </w:rPr>
        <w:t>If SI</w:t>
      </w:r>
      <w:ins w:id="44" w:author="Scott Galbraith" w:date="2016-03-31T06:58:00Z">
        <w:r w:rsidR="00605A6A">
          <w:rPr>
            <w:lang w:val="en-CA"/>
          </w:rPr>
          <w:t>M</w:t>
        </w:r>
      </w:ins>
      <w:del w:id="45" w:author="Scott Galbraith" w:date="2016-03-31T06:58:00Z">
        <w:r w:rsidDel="00605A6A">
          <w:rPr>
            <w:lang w:val="en-CA"/>
          </w:rPr>
          <w:delText>m</w:delText>
        </w:r>
      </w:del>
      <w:r>
        <w:rPr>
          <w:lang w:val="en-CA"/>
        </w:rPr>
        <w:t xml:space="preserve"> Job is stopped, Total Run Time will reflect time the job ran until being stopped.</w:t>
      </w:r>
    </w:p>
    <w:p w:rsidR="00D21917" w:rsidRPr="00340144" w:rsidRDefault="00D21917" w:rsidP="00757098">
      <w:pPr>
        <w:pStyle w:val="ListParagraph"/>
        <w:numPr>
          <w:ilvl w:val="1"/>
          <w:numId w:val="17"/>
        </w:numPr>
        <w:rPr>
          <w:lang w:val="en-CA"/>
        </w:rPr>
      </w:pPr>
      <w:r w:rsidRPr="00340144">
        <w:rPr>
          <w:b/>
          <w:lang w:val="en-CA"/>
        </w:rPr>
        <w:t xml:space="preserve">Status Message </w:t>
      </w:r>
      <w:r w:rsidRPr="00340144">
        <w:rPr>
          <w:lang w:val="en-CA"/>
        </w:rPr>
        <w:t xml:space="preserve">– </w:t>
      </w:r>
      <w:r w:rsidR="00232E4D" w:rsidRPr="00340144">
        <w:rPr>
          <w:lang w:val="en-CA"/>
        </w:rPr>
        <w:t xml:space="preserve">a temporary message displayed </w:t>
      </w:r>
      <w:r w:rsidRPr="00340144">
        <w:rPr>
          <w:lang w:val="en-CA"/>
        </w:rPr>
        <w:t xml:space="preserve">to the right of </w:t>
      </w:r>
      <w:r w:rsidR="00FB31A6">
        <w:rPr>
          <w:b/>
          <w:lang w:val="en-CA"/>
        </w:rPr>
        <w:t>Total Run</w:t>
      </w:r>
      <w:r w:rsidR="00FB31A6" w:rsidRPr="00340144">
        <w:rPr>
          <w:b/>
          <w:lang w:val="en-CA"/>
        </w:rPr>
        <w:t xml:space="preserve"> </w:t>
      </w:r>
      <w:r w:rsidRPr="00340144">
        <w:rPr>
          <w:b/>
          <w:lang w:val="en-CA"/>
        </w:rPr>
        <w:t>Time</w:t>
      </w:r>
      <w:r w:rsidRPr="00340144">
        <w:rPr>
          <w:lang w:val="en-CA"/>
        </w:rPr>
        <w:t xml:space="preserve"> indicating success, error, etc.</w:t>
      </w:r>
    </w:p>
    <w:p w:rsidR="00232E4D" w:rsidRPr="00340144" w:rsidRDefault="00232E4D" w:rsidP="00757098">
      <w:pPr>
        <w:pStyle w:val="ListParagraph"/>
        <w:numPr>
          <w:ilvl w:val="2"/>
          <w:numId w:val="17"/>
        </w:numPr>
        <w:rPr>
          <w:lang w:val="en-CA"/>
        </w:rPr>
      </w:pPr>
      <w:r w:rsidRPr="00340144">
        <w:rPr>
          <w:b/>
          <w:lang w:val="en-CA"/>
        </w:rPr>
        <w:t>Timer Length:</w:t>
      </w:r>
      <w:r w:rsidRPr="00340144">
        <w:rPr>
          <w:lang w:val="en-CA"/>
        </w:rPr>
        <w:t xml:space="preserve"> 5 seconds, after which the message fades to zero visibility</w:t>
      </w:r>
    </w:p>
    <w:p w:rsidR="00232E4D" w:rsidRPr="00340144" w:rsidRDefault="00232E4D" w:rsidP="00757098">
      <w:pPr>
        <w:pStyle w:val="ListParagraph"/>
        <w:numPr>
          <w:ilvl w:val="2"/>
          <w:numId w:val="17"/>
        </w:numPr>
        <w:rPr>
          <w:lang w:val="en-CA"/>
        </w:rPr>
      </w:pPr>
      <w:r w:rsidRPr="00340144">
        <w:rPr>
          <w:b/>
          <w:lang w:val="en-CA"/>
        </w:rPr>
        <w:lastRenderedPageBreak/>
        <w:t>List of Values</w:t>
      </w:r>
      <w:r w:rsidRPr="00340144">
        <w:rPr>
          <w:lang w:val="en-CA"/>
        </w:rPr>
        <w:t>:</w:t>
      </w:r>
    </w:p>
    <w:p w:rsidR="00232E4D" w:rsidRPr="00340144" w:rsidRDefault="00232E4D" w:rsidP="00757098">
      <w:pPr>
        <w:pStyle w:val="ListParagraph"/>
        <w:numPr>
          <w:ilvl w:val="3"/>
          <w:numId w:val="17"/>
        </w:numPr>
        <w:rPr>
          <w:lang w:val="en-CA"/>
        </w:rPr>
      </w:pPr>
      <w:r w:rsidRPr="00340144">
        <w:rPr>
          <w:b/>
          <w:lang w:val="en-CA"/>
        </w:rPr>
        <w:t>Success</w:t>
      </w:r>
      <w:r w:rsidRPr="00340144">
        <w:rPr>
          <w:lang w:val="en-CA"/>
        </w:rPr>
        <w:t xml:space="preserve"> [Foreground: FAA Green Shade 1 (0,255,0)]</w:t>
      </w:r>
    </w:p>
    <w:p w:rsidR="00232E4D" w:rsidRPr="00340144" w:rsidRDefault="00956466" w:rsidP="00757098">
      <w:pPr>
        <w:pStyle w:val="ListParagraph"/>
        <w:numPr>
          <w:ilvl w:val="3"/>
          <w:numId w:val="17"/>
        </w:numPr>
        <w:rPr>
          <w:lang w:val="en-CA"/>
        </w:rPr>
      </w:pPr>
      <w:r w:rsidRPr="00340144">
        <w:rPr>
          <w:b/>
          <w:lang w:val="en-CA"/>
        </w:rPr>
        <w:t>Failure</w:t>
      </w:r>
      <w:r w:rsidRPr="00340144">
        <w:rPr>
          <w:lang w:val="en-CA"/>
        </w:rPr>
        <w:t xml:space="preserve"> [Foreground: FAA Red Shade 1 (255,0,0)]</w:t>
      </w:r>
    </w:p>
    <w:p w:rsidR="00851D23" w:rsidRPr="00340144" w:rsidRDefault="00C2339E" w:rsidP="00757098">
      <w:pPr>
        <w:pStyle w:val="ListParagraph"/>
        <w:numPr>
          <w:ilvl w:val="0"/>
          <w:numId w:val="17"/>
        </w:numPr>
        <w:rPr>
          <w:lang w:val="en-CA"/>
        </w:rPr>
      </w:pPr>
      <w:r w:rsidRPr="00340144">
        <w:rPr>
          <w:b/>
          <w:lang w:val="en-CA"/>
        </w:rPr>
        <w:t>Select New Source File</w:t>
      </w:r>
      <w:r w:rsidR="00A36AE6" w:rsidRPr="00340144">
        <w:rPr>
          <w:lang w:val="en-CA"/>
        </w:rPr>
        <w:t xml:space="preserve"> – Read Only B</w:t>
      </w:r>
      <w:r w:rsidRPr="00340144">
        <w:rPr>
          <w:lang w:val="en-CA"/>
        </w:rPr>
        <w:t>orderTitle, HTML formatted</w:t>
      </w:r>
    </w:p>
    <w:p w:rsidR="00C2339E" w:rsidRPr="00340144" w:rsidRDefault="00EC0CF0" w:rsidP="00757098">
      <w:pPr>
        <w:pStyle w:val="ListParagraph"/>
        <w:numPr>
          <w:ilvl w:val="0"/>
          <w:numId w:val="17"/>
        </w:numPr>
        <w:rPr>
          <w:lang w:val="en-CA"/>
        </w:rPr>
      </w:pPr>
      <w:r w:rsidRPr="00340144">
        <w:rPr>
          <w:b/>
          <w:lang w:val="en-CA"/>
        </w:rPr>
        <w:t>Select New Source File</w:t>
      </w:r>
      <w:r w:rsidRPr="00340144">
        <w:rPr>
          <w:lang w:val="en-CA"/>
        </w:rPr>
        <w:t xml:space="preserve"> </w:t>
      </w:r>
      <w:r w:rsidR="00BC7FD6" w:rsidRPr="00340144">
        <w:rPr>
          <w:lang w:val="en-CA"/>
        </w:rPr>
        <w:t xml:space="preserve">text </w:t>
      </w:r>
      <w:r w:rsidRPr="00340144">
        <w:rPr>
          <w:lang w:val="en-CA"/>
        </w:rPr>
        <w:t xml:space="preserve">field – </w:t>
      </w:r>
      <w:r w:rsidR="007F0257" w:rsidRPr="00340144">
        <w:rPr>
          <w:lang w:val="en-CA"/>
        </w:rPr>
        <w:t>*</w:t>
      </w:r>
      <w:r w:rsidRPr="00340144">
        <w:rPr>
          <w:lang w:val="en-CA"/>
        </w:rPr>
        <w:t>Required</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“Choose the new Source file you want to load“</w:t>
      </w:r>
    </w:p>
    <w:p w:rsidR="006939CC" w:rsidRPr="00340144" w:rsidRDefault="006939CC" w:rsidP="00757098">
      <w:pPr>
        <w:pStyle w:val="ListParagraph"/>
        <w:numPr>
          <w:ilvl w:val="1"/>
          <w:numId w:val="17"/>
        </w:numPr>
        <w:rPr>
          <w:lang w:val="en-CA"/>
        </w:rPr>
      </w:pPr>
      <w:r w:rsidRPr="00340144">
        <w:rPr>
          <w:b/>
          <w:lang w:val="en-CA"/>
        </w:rPr>
        <w:t>Default Field Value</w:t>
      </w:r>
      <w:r w:rsidRPr="00340144">
        <w:rPr>
          <w:lang w:val="en-CA"/>
        </w:rPr>
        <w:t xml:space="preserve">: null </w:t>
      </w:r>
    </w:p>
    <w:p w:rsidR="00EC0CF0" w:rsidRPr="00340144" w:rsidRDefault="00EC0CF0" w:rsidP="00757098">
      <w:pPr>
        <w:pStyle w:val="ListParagraph"/>
        <w:numPr>
          <w:ilvl w:val="1"/>
          <w:numId w:val="17"/>
        </w:numPr>
        <w:rPr>
          <w:lang w:val="en-CA"/>
        </w:rPr>
      </w:pPr>
      <w:r w:rsidRPr="00340144">
        <w:rPr>
          <w:lang w:val="en-CA"/>
        </w:rPr>
        <w:t>Analyst provided value (type, paste, or Browse dialog)</w:t>
      </w:r>
    </w:p>
    <w:p w:rsidR="00A36AE6" w:rsidRPr="00340144" w:rsidRDefault="00F1532D" w:rsidP="00757098">
      <w:pPr>
        <w:pStyle w:val="ListParagraph"/>
        <w:numPr>
          <w:ilvl w:val="1"/>
          <w:numId w:val="17"/>
        </w:numPr>
        <w:rPr>
          <w:lang w:val="en-CA"/>
        </w:rPr>
      </w:pPr>
      <w:r w:rsidRPr="00340144">
        <w:rPr>
          <w:b/>
          <w:lang w:val="en-CA"/>
        </w:rPr>
        <w:t>Validation 1</w:t>
      </w:r>
      <w:r w:rsidR="00A36AE6" w:rsidRPr="00340144">
        <w:rPr>
          <w:b/>
          <w:lang w:val="en-CA"/>
        </w:rPr>
        <w:t>:</w:t>
      </w:r>
      <w:r w:rsidR="00A36AE6" w:rsidRPr="00340144">
        <w:rPr>
          <w:lang w:val="en-CA"/>
        </w:rPr>
        <w:t xml:space="preserve"> Must be valid location</w:t>
      </w:r>
    </w:p>
    <w:p w:rsidR="00D40CAF" w:rsidRPr="00340144" w:rsidRDefault="00870C26" w:rsidP="00D40CAF">
      <w:pPr>
        <w:pStyle w:val="ListParagraph"/>
        <w:numPr>
          <w:ilvl w:val="2"/>
          <w:numId w:val="17"/>
        </w:numPr>
        <w:rPr>
          <w:lang w:val="en-CA"/>
        </w:rPr>
      </w:pPr>
      <w:r w:rsidRPr="00340144">
        <w:rPr>
          <w:b/>
          <w:lang w:val="en-CA"/>
        </w:rPr>
        <w:t>Error</w:t>
      </w:r>
      <w:r w:rsidR="00D40CAF" w:rsidRPr="00340144">
        <w:rPr>
          <w:b/>
          <w:lang w:val="en-CA"/>
        </w:rPr>
        <w:t xml:space="preserve"> message:</w:t>
      </w:r>
      <w:r w:rsidR="00D40CAF" w:rsidRPr="00340144">
        <w:rPr>
          <w:lang w:val="en-CA"/>
        </w:rPr>
        <w:t xml:space="preserve"> “Invalid </w:t>
      </w:r>
      <w:r w:rsidRPr="00340144">
        <w:rPr>
          <w:lang w:val="en-CA"/>
        </w:rPr>
        <w:t>Source File l</w:t>
      </w:r>
      <w:r w:rsidR="00D40CAF" w:rsidRPr="00340144">
        <w:rPr>
          <w:lang w:val="en-CA"/>
        </w:rPr>
        <w:t>ocation”</w:t>
      </w:r>
    </w:p>
    <w:p w:rsidR="00870C26" w:rsidRPr="00340144" w:rsidRDefault="00F1532D" w:rsidP="00870C26">
      <w:pPr>
        <w:pStyle w:val="ListParagraph"/>
        <w:numPr>
          <w:ilvl w:val="1"/>
          <w:numId w:val="17"/>
        </w:numPr>
        <w:rPr>
          <w:lang w:val="en-CA"/>
        </w:rPr>
      </w:pPr>
      <w:r w:rsidRPr="00340144">
        <w:rPr>
          <w:b/>
          <w:lang w:val="en-CA"/>
        </w:rPr>
        <w:t>Validation 2</w:t>
      </w:r>
      <w:r w:rsidR="00A36AE6" w:rsidRPr="00340144">
        <w:rPr>
          <w:b/>
          <w:lang w:val="en-CA"/>
        </w:rPr>
        <w:t>:</w:t>
      </w:r>
      <w:r w:rsidR="00A36AE6" w:rsidRPr="00340144">
        <w:rPr>
          <w:lang w:val="en-CA"/>
        </w:rPr>
        <w:t xml:space="preserve"> Must be valid</w:t>
      </w:r>
      <w:r w:rsidR="00746F0C" w:rsidRPr="00340144">
        <w:rPr>
          <w:lang w:val="en-CA"/>
        </w:rPr>
        <w:t xml:space="preserve"> file type</w:t>
      </w:r>
      <w:r w:rsidR="00870C26" w:rsidRPr="00340144">
        <w:rPr>
          <w:lang w:val="en-CA"/>
        </w:rPr>
        <w:t xml:space="preserve"> </w:t>
      </w:r>
    </w:p>
    <w:p w:rsidR="00746F0C" w:rsidRPr="00340144" w:rsidRDefault="00870C26" w:rsidP="00870C26">
      <w:pPr>
        <w:pStyle w:val="ListParagraph"/>
        <w:numPr>
          <w:ilvl w:val="2"/>
          <w:numId w:val="17"/>
        </w:numPr>
        <w:rPr>
          <w:lang w:val="en-CA"/>
        </w:rPr>
      </w:pPr>
      <w:r w:rsidRPr="00340144">
        <w:rPr>
          <w:b/>
          <w:lang w:val="en-CA"/>
        </w:rPr>
        <w:t>Error Message</w:t>
      </w:r>
      <w:r w:rsidRPr="00340144">
        <w:rPr>
          <w:lang w:val="en-CA"/>
        </w:rPr>
        <w:t>: “Source file must be valid file type”</w:t>
      </w:r>
    </w:p>
    <w:p w:rsidR="00C2339E" w:rsidRPr="00340144" w:rsidRDefault="00A36AE6" w:rsidP="00757098">
      <w:pPr>
        <w:pStyle w:val="ListParagraph"/>
        <w:numPr>
          <w:ilvl w:val="0"/>
          <w:numId w:val="17"/>
        </w:numPr>
        <w:rPr>
          <w:lang w:val="en-CA"/>
        </w:rPr>
      </w:pPr>
      <w:r w:rsidRPr="00340144">
        <w:rPr>
          <w:b/>
          <w:lang w:val="en-CA"/>
        </w:rPr>
        <w:t>Browse…</w:t>
      </w:r>
      <w:r w:rsidRPr="00340144">
        <w:rPr>
          <w:lang w:val="en-CA"/>
        </w:rPr>
        <w:t xml:space="preserve"> - button when pressed displays the standard desktop application file browse dialog with standard behaviors</w:t>
      </w:r>
    </w:p>
    <w:p w:rsidR="00AA3E42" w:rsidRPr="00340144" w:rsidRDefault="00AA3E42" w:rsidP="00AA3E42">
      <w:pPr>
        <w:pStyle w:val="ListParagraph"/>
        <w:numPr>
          <w:ilvl w:val="1"/>
          <w:numId w:val="17"/>
        </w:numPr>
        <w:rPr>
          <w:lang w:val="en-CA"/>
        </w:rPr>
      </w:pPr>
      <w:r w:rsidRPr="00340144">
        <w:rPr>
          <w:b/>
          <w:lang w:val="en-CA"/>
        </w:rPr>
        <w:t>Validation 1</w:t>
      </w:r>
      <w:r w:rsidRPr="00340144">
        <w:rPr>
          <w:lang w:val="en-CA"/>
        </w:rPr>
        <w:t>: Only allow browsing of valid file types:</w:t>
      </w:r>
    </w:p>
    <w:p w:rsidR="00AA3E42" w:rsidRPr="00340144" w:rsidRDefault="00AA3E42" w:rsidP="00AA3E42">
      <w:pPr>
        <w:pStyle w:val="ListParagraph"/>
        <w:numPr>
          <w:ilvl w:val="2"/>
          <w:numId w:val="17"/>
        </w:numPr>
        <w:rPr>
          <w:lang w:val="en-CA"/>
        </w:rPr>
      </w:pPr>
      <w:r w:rsidRPr="00340144">
        <w:rPr>
          <w:lang w:val="en-CA"/>
        </w:rPr>
        <w:t>Text (*.txt)</w:t>
      </w:r>
    </w:p>
    <w:p w:rsidR="00AA3E42" w:rsidRPr="00340144" w:rsidRDefault="00AA3E42" w:rsidP="00AA3E42">
      <w:pPr>
        <w:pStyle w:val="ListParagraph"/>
        <w:numPr>
          <w:ilvl w:val="2"/>
          <w:numId w:val="17"/>
        </w:numPr>
        <w:rPr>
          <w:lang w:val="en-CA"/>
        </w:rPr>
      </w:pPr>
      <w:r w:rsidRPr="00340144">
        <w:rPr>
          <w:lang w:val="en-CA"/>
        </w:rPr>
        <w:t>Excel (*.xls, *.xlsx)</w:t>
      </w:r>
    </w:p>
    <w:p w:rsidR="00AA3E42" w:rsidRPr="00340144" w:rsidRDefault="00AA3E42" w:rsidP="00AA3E42">
      <w:pPr>
        <w:pStyle w:val="ListParagraph"/>
        <w:numPr>
          <w:ilvl w:val="2"/>
          <w:numId w:val="17"/>
        </w:numPr>
        <w:rPr>
          <w:lang w:val="en-CA"/>
        </w:rPr>
      </w:pPr>
      <w:r w:rsidRPr="00340144">
        <w:rPr>
          <w:lang w:val="en-CA"/>
        </w:rPr>
        <w:t>CSV (*.csv)</w:t>
      </w:r>
    </w:p>
    <w:p w:rsidR="00AA3E42" w:rsidRPr="00340144" w:rsidRDefault="00AA3E42" w:rsidP="00AA3E42">
      <w:pPr>
        <w:pStyle w:val="ListParagraph"/>
        <w:numPr>
          <w:ilvl w:val="2"/>
          <w:numId w:val="17"/>
        </w:numPr>
        <w:rPr>
          <w:lang w:val="en-CA"/>
        </w:rPr>
      </w:pPr>
      <w:r w:rsidRPr="00340144">
        <w:rPr>
          <w:lang w:val="en-CA"/>
        </w:rPr>
        <w:t>XML (*.xml)</w:t>
      </w:r>
    </w:p>
    <w:p w:rsidR="00AA3E42" w:rsidRDefault="00AA3E42" w:rsidP="00AA3E42">
      <w:pPr>
        <w:pStyle w:val="ListParagraph"/>
        <w:numPr>
          <w:ilvl w:val="2"/>
          <w:numId w:val="17"/>
        </w:numPr>
        <w:rPr>
          <w:ins w:id="46" w:author="Scott Galbraith" w:date="2016-03-31T06:59:00Z"/>
          <w:lang w:val="en-CA"/>
        </w:rPr>
      </w:pPr>
      <w:r w:rsidRPr="00340144">
        <w:rPr>
          <w:lang w:val="en-CA"/>
        </w:rPr>
        <w:t>DAT (*.dat)</w:t>
      </w:r>
    </w:p>
    <w:p w:rsidR="00605A6A" w:rsidRPr="00605A6A" w:rsidRDefault="00605A6A" w:rsidP="00AA3E42">
      <w:pPr>
        <w:pStyle w:val="ListParagraph"/>
        <w:numPr>
          <w:ilvl w:val="2"/>
          <w:numId w:val="17"/>
        </w:numPr>
        <w:rPr>
          <w:highlight w:val="yellow"/>
          <w:lang w:val="en-CA"/>
          <w:rPrChange w:id="47" w:author="Scott Galbraith" w:date="2016-03-31T06:59:00Z">
            <w:rPr>
              <w:lang w:val="en-CA"/>
            </w:rPr>
          </w:rPrChange>
        </w:rPr>
      </w:pPr>
      <w:ins w:id="48" w:author="Scott Galbraith" w:date="2016-03-31T06:59:00Z">
        <w:r w:rsidRPr="00605A6A">
          <w:rPr>
            <w:highlight w:val="yellow"/>
            <w:lang w:val="en-CA"/>
            <w:rPrChange w:id="49" w:author="Scott Galbraith" w:date="2016-03-31T06:59:00Z">
              <w:rPr>
                <w:lang w:val="en-CA"/>
              </w:rPr>
            </w:rPrChange>
          </w:rPr>
          <w:t>CRC (*.crc)</w:t>
        </w:r>
      </w:ins>
    </w:p>
    <w:p w:rsidR="00AA3E42" w:rsidRPr="00340144" w:rsidRDefault="00AA3E42" w:rsidP="00AA3E42">
      <w:pPr>
        <w:pStyle w:val="ListParagraph"/>
        <w:numPr>
          <w:ilvl w:val="1"/>
          <w:numId w:val="17"/>
        </w:numPr>
        <w:rPr>
          <w:lang w:val="en-CA"/>
        </w:rPr>
      </w:pPr>
      <w:r w:rsidRPr="00340144">
        <w:rPr>
          <w:b/>
          <w:lang w:val="en-CA"/>
        </w:rPr>
        <w:t>Validation 2</w:t>
      </w:r>
      <w:r w:rsidRPr="00340144">
        <w:rPr>
          <w:lang w:val="en-CA"/>
        </w:rPr>
        <w:t xml:space="preserve">: Disallow </w:t>
      </w:r>
      <w:r w:rsidR="005F32DB" w:rsidRPr="00340144">
        <w:rPr>
          <w:lang w:val="en-CA"/>
        </w:rPr>
        <w:t xml:space="preserve">selecting  </w:t>
      </w:r>
      <w:del w:id="50" w:author="Scott Galbraith" w:date="2016-03-31T07:00:00Z">
        <w:r w:rsidRPr="00340144" w:rsidDel="00605A6A">
          <w:rPr>
            <w:strike/>
            <w:lang w:val="en-CA"/>
          </w:rPr>
          <w:delText>pasting o</w:delText>
        </w:r>
        <w:r w:rsidR="004738B1" w:rsidRPr="00340144" w:rsidDel="00605A6A">
          <w:rPr>
            <w:strike/>
            <w:lang w:val="en-CA"/>
          </w:rPr>
          <w:delText>r</w:delText>
        </w:r>
        <w:r w:rsidR="004738B1" w:rsidRPr="00340144" w:rsidDel="00605A6A">
          <w:rPr>
            <w:lang w:val="en-CA"/>
          </w:rPr>
          <w:delText xml:space="preserve"> </w:delText>
        </w:r>
        <w:r w:rsidR="004738B1" w:rsidRPr="00340144" w:rsidDel="00605A6A">
          <w:rPr>
            <w:strike/>
            <w:lang w:val="en-CA"/>
          </w:rPr>
          <w:delText>typing</w:delText>
        </w:r>
        <w:r w:rsidR="004738B1" w:rsidRPr="00340144" w:rsidDel="00605A6A">
          <w:rPr>
            <w:lang w:val="en-CA"/>
          </w:rPr>
          <w:delText xml:space="preserve"> </w:delText>
        </w:r>
      </w:del>
      <w:r w:rsidR="004738B1" w:rsidRPr="00340144">
        <w:rPr>
          <w:lang w:val="en-CA"/>
        </w:rPr>
        <w:t>o</w:t>
      </w:r>
      <w:r w:rsidRPr="00340144">
        <w:rPr>
          <w:lang w:val="en-CA"/>
        </w:rPr>
        <w:t xml:space="preserve">f invalid file types </w:t>
      </w:r>
      <w:del w:id="51" w:author="Scott Galbraith" w:date="2016-03-31T07:00:00Z">
        <w:r w:rsidRPr="00340144" w:rsidDel="00605A6A">
          <w:rPr>
            <w:strike/>
            <w:lang w:val="en-CA"/>
          </w:rPr>
          <w:delText>in File Name field</w:delText>
        </w:r>
      </w:del>
    </w:p>
    <w:p w:rsidR="00C2339E" w:rsidRPr="00340144" w:rsidRDefault="00A36AE6" w:rsidP="00757098">
      <w:pPr>
        <w:pStyle w:val="ListParagraph"/>
        <w:numPr>
          <w:ilvl w:val="0"/>
          <w:numId w:val="17"/>
        </w:numPr>
        <w:rPr>
          <w:lang w:val="en-CA"/>
        </w:rPr>
      </w:pPr>
      <w:r w:rsidRPr="00340144">
        <w:rPr>
          <w:b/>
          <w:lang w:val="en-CA"/>
        </w:rPr>
        <w:t>Compare to Previous Source</w:t>
      </w:r>
      <w:r w:rsidRPr="00340144">
        <w:rPr>
          <w:lang w:val="en-CA"/>
        </w:rPr>
        <w:t xml:space="preserve"> </w:t>
      </w:r>
      <w:r w:rsidR="003A141D" w:rsidRPr="00340144">
        <w:rPr>
          <w:lang w:val="en-CA"/>
        </w:rPr>
        <w:t>checkbox</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“Check if you want to compare to the Previous Source file“</w:t>
      </w:r>
    </w:p>
    <w:p w:rsidR="003A141D" w:rsidRPr="00340144" w:rsidRDefault="003A141D" w:rsidP="00757098">
      <w:pPr>
        <w:pStyle w:val="ListParagraph"/>
        <w:numPr>
          <w:ilvl w:val="1"/>
          <w:numId w:val="17"/>
        </w:numPr>
        <w:rPr>
          <w:lang w:val="en-CA"/>
        </w:rPr>
      </w:pPr>
      <w:r w:rsidRPr="00340144">
        <w:rPr>
          <w:b/>
          <w:lang w:val="en-CA"/>
        </w:rPr>
        <w:t>Default Field Value</w:t>
      </w:r>
      <w:r w:rsidRPr="00340144">
        <w:rPr>
          <w:lang w:val="en-CA"/>
        </w:rPr>
        <w:t>: [unchecked]</w:t>
      </w:r>
    </w:p>
    <w:p w:rsidR="00A36AE6" w:rsidRPr="00340144" w:rsidRDefault="00A36AE6" w:rsidP="00757098">
      <w:pPr>
        <w:pStyle w:val="ListParagraph"/>
        <w:numPr>
          <w:ilvl w:val="1"/>
          <w:numId w:val="17"/>
        </w:numPr>
        <w:rPr>
          <w:lang w:val="en-CA"/>
        </w:rPr>
      </w:pPr>
      <w:r w:rsidRPr="00340144">
        <w:rPr>
          <w:lang w:val="en-CA"/>
        </w:rPr>
        <w:t>If [checked] the following occurs:</w:t>
      </w:r>
    </w:p>
    <w:p w:rsidR="00A36AE6" w:rsidRPr="00340144" w:rsidRDefault="00A36AE6" w:rsidP="00757098">
      <w:pPr>
        <w:pStyle w:val="ListParagraph"/>
        <w:numPr>
          <w:ilvl w:val="2"/>
          <w:numId w:val="17"/>
        </w:numPr>
        <w:rPr>
          <w:lang w:val="en-CA"/>
        </w:rPr>
      </w:pPr>
      <w:r w:rsidRPr="00340144">
        <w:rPr>
          <w:b/>
          <w:lang w:val="en-CA"/>
        </w:rPr>
        <w:t>Compare to Previous Source URL</w:t>
      </w:r>
      <w:r w:rsidRPr="00340144">
        <w:rPr>
          <w:lang w:val="en-CA"/>
        </w:rPr>
        <w:t xml:space="preserve"> field (</w:t>
      </w:r>
      <w:r w:rsidR="007F0257" w:rsidRPr="00340144">
        <w:rPr>
          <w:lang w:val="en-CA"/>
        </w:rPr>
        <w:t>#</w:t>
      </w:r>
      <w:r w:rsidRPr="00340144">
        <w:rPr>
          <w:lang w:val="en-CA"/>
        </w:rPr>
        <w:t>11) is enabled</w:t>
      </w:r>
    </w:p>
    <w:p w:rsidR="003A141D" w:rsidRPr="00340144" w:rsidRDefault="003A141D" w:rsidP="00757098">
      <w:pPr>
        <w:pStyle w:val="ListParagraph"/>
        <w:numPr>
          <w:ilvl w:val="1"/>
          <w:numId w:val="17"/>
        </w:numPr>
        <w:rPr>
          <w:lang w:val="en-CA"/>
        </w:rPr>
      </w:pPr>
      <w:r w:rsidRPr="00340144">
        <w:rPr>
          <w:lang w:val="en-CA"/>
        </w:rPr>
        <w:t>If [unchecked] the following occurs:</w:t>
      </w:r>
    </w:p>
    <w:p w:rsidR="003A141D" w:rsidRPr="00340144" w:rsidRDefault="003A141D" w:rsidP="00757098">
      <w:pPr>
        <w:pStyle w:val="ListParagraph"/>
        <w:numPr>
          <w:ilvl w:val="2"/>
          <w:numId w:val="17"/>
        </w:numPr>
        <w:rPr>
          <w:lang w:val="en-CA"/>
        </w:rPr>
      </w:pPr>
      <w:r w:rsidRPr="00340144">
        <w:rPr>
          <w:b/>
          <w:lang w:val="en-CA"/>
        </w:rPr>
        <w:t>Compare to Previous Source URL</w:t>
      </w:r>
      <w:r w:rsidRPr="00340144">
        <w:rPr>
          <w:lang w:val="en-CA"/>
        </w:rPr>
        <w:t xml:space="preserve"> field (#11) is disabled</w:t>
      </w:r>
      <w:r w:rsidR="00B85871" w:rsidRPr="00340144">
        <w:rPr>
          <w:lang w:val="en-CA"/>
        </w:rPr>
        <w:t xml:space="preserve"> [default value is null]</w:t>
      </w:r>
    </w:p>
    <w:p w:rsidR="00C2339E" w:rsidRPr="00340144" w:rsidRDefault="00A36AE6" w:rsidP="00757098">
      <w:pPr>
        <w:pStyle w:val="ListParagraph"/>
        <w:numPr>
          <w:ilvl w:val="0"/>
          <w:numId w:val="17"/>
        </w:numPr>
        <w:rPr>
          <w:lang w:val="en-CA"/>
        </w:rPr>
      </w:pPr>
      <w:r w:rsidRPr="00340144">
        <w:rPr>
          <w:b/>
          <w:lang w:val="en-CA"/>
        </w:rPr>
        <w:t>Compare to Previous Source URL</w:t>
      </w:r>
      <w:r w:rsidRPr="00340144">
        <w:rPr>
          <w:lang w:val="en-CA"/>
        </w:rPr>
        <w:t xml:space="preserve"> </w:t>
      </w:r>
      <w:r w:rsidR="00BC7FD6" w:rsidRPr="00340144">
        <w:rPr>
          <w:lang w:val="en-CA"/>
        </w:rPr>
        <w:t xml:space="preserve">text </w:t>
      </w:r>
      <w:r w:rsidRPr="00340144">
        <w:rPr>
          <w:lang w:val="en-CA"/>
        </w:rPr>
        <w:t xml:space="preserve">field </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“Paste ESL URL of Previous Source“</w:t>
      </w:r>
    </w:p>
    <w:p w:rsidR="003A141D" w:rsidRPr="00340144" w:rsidRDefault="003A141D" w:rsidP="00757098">
      <w:pPr>
        <w:pStyle w:val="ListParagraph"/>
        <w:numPr>
          <w:ilvl w:val="1"/>
          <w:numId w:val="17"/>
        </w:numPr>
        <w:rPr>
          <w:lang w:val="en-CA"/>
        </w:rPr>
      </w:pPr>
      <w:r w:rsidRPr="00340144">
        <w:rPr>
          <w:b/>
          <w:lang w:val="en-CA"/>
        </w:rPr>
        <w:t>Default Field Value</w:t>
      </w:r>
      <w:r w:rsidRPr="00340144">
        <w:rPr>
          <w:lang w:val="en-CA"/>
        </w:rPr>
        <w:t xml:space="preserve">: null </w:t>
      </w:r>
    </w:p>
    <w:p w:rsidR="00776B51" w:rsidRPr="00340144" w:rsidRDefault="00776B51" w:rsidP="00757098">
      <w:pPr>
        <w:pStyle w:val="ListParagraph"/>
        <w:numPr>
          <w:ilvl w:val="1"/>
          <w:numId w:val="17"/>
        </w:numPr>
        <w:rPr>
          <w:lang w:val="en-CA"/>
        </w:rPr>
      </w:pPr>
      <w:r w:rsidRPr="00340144">
        <w:rPr>
          <w:lang w:val="en-CA"/>
        </w:rPr>
        <w:t xml:space="preserve">If </w:t>
      </w:r>
      <w:r w:rsidRPr="00340144">
        <w:rPr>
          <w:b/>
          <w:lang w:val="en-CA"/>
        </w:rPr>
        <w:t>Compare to Previous Source</w:t>
      </w:r>
      <w:r w:rsidRPr="00340144">
        <w:rPr>
          <w:lang w:val="en-CA"/>
        </w:rPr>
        <w:t xml:space="preserve"> checkbox is [unchecked] this field becomes disabled and value returned to null</w:t>
      </w:r>
    </w:p>
    <w:p w:rsidR="00761BF1" w:rsidRPr="00340144" w:rsidRDefault="00776B51" w:rsidP="00757098">
      <w:pPr>
        <w:pStyle w:val="ListParagraph"/>
        <w:numPr>
          <w:ilvl w:val="1"/>
          <w:numId w:val="17"/>
        </w:numPr>
        <w:rPr>
          <w:lang w:val="en-CA"/>
        </w:rPr>
      </w:pPr>
      <w:r w:rsidRPr="00340144">
        <w:rPr>
          <w:b/>
          <w:lang w:val="en-CA"/>
        </w:rPr>
        <w:t>Validation 1:</w:t>
      </w:r>
      <w:r w:rsidRPr="00340144">
        <w:rPr>
          <w:lang w:val="en-CA"/>
        </w:rPr>
        <w:t xml:space="preserve"> if </w:t>
      </w:r>
      <w:r w:rsidRPr="00340144">
        <w:rPr>
          <w:b/>
          <w:lang w:val="en-CA"/>
        </w:rPr>
        <w:t>Compare to Previous Source</w:t>
      </w:r>
      <w:r w:rsidRPr="00340144">
        <w:rPr>
          <w:lang w:val="en-CA"/>
        </w:rPr>
        <w:t xml:space="preserve"> checkbox is [checked] then this field is required</w:t>
      </w:r>
      <w:r w:rsidR="00761BF1" w:rsidRPr="00340144">
        <w:rPr>
          <w:lang w:val="en-CA"/>
        </w:rPr>
        <w:t xml:space="preserve"> </w:t>
      </w:r>
    </w:p>
    <w:p w:rsidR="00870C26" w:rsidRPr="00340144" w:rsidRDefault="00761BF1" w:rsidP="00870C26">
      <w:pPr>
        <w:pStyle w:val="ListParagraph"/>
        <w:numPr>
          <w:ilvl w:val="1"/>
          <w:numId w:val="17"/>
        </w:numPr>
        <w:rPr>
          <w:lang w:val="en-CA"/>
        </w:rPr>
      </w:pPr>
      <w:r w:rsidRPr="00340144">
        <w:rPr>
          <w:b/>
          <w:lang w:val="en-CA"/>
        </w:rPr>
        <w:t>Validation 2:</w:t>
      </w:r>
      <w:r w:rsidRPr="00340144">
        <w:rPr>
          <w:lang w:val="en-CA"/>
        </w:rPr>
        <w:t xml:space="preserve"> Must be valid location</w:t>
      </w:r>
      <w:r w:rsidR="00870C26" w:rsidRPr="00340144">
        <w:rPr>
          <w:lang w:val="en-CA"/>
        </w:rPr>
        <w:t xml:space="preserve"> </w:t>
      </w:r>
    </w:p>
    <w:p w:rsidR="00D40CAF" w:rsidRPr="00340144" w:rsidRDefault="00870C26" w:rsidP="00D40CAF">
      <w:pPr>
        <w:pStyle w:val="ListParagraph"/>
        <w:numPr>
          <w:ilvl w:val="2"/>
          <w:numId w:val="17"/>
        </w:numPr>
        <w:rPr>
          <w:lang w:val="en-CA"/>
        </w:rPr>
      </w:pPr>
      <w:r w:rsidRPr="00340144">
        <w:rPr>
          <w:b/>
          <w:lang w:val="en-CA"/>
        </w:rPr>
        <w:t>Error Message</w:t>
      </w:r>
      <w:r w:rsidRPr="00340144">
        <w:rPr>
          <w:lang w:val="en-CA"/>
        </w:rPr>
        <w:t>: “Invalid Previous Source location”</w:t>
      </w:r>
    </w:p>
    <w:p w:rsidR="00870C26" w:rsidRPr="00340144" w:rsidRDefault="00761BF1" w:rsidP="00870C26">
      <w:pPr>
        <w:pStyle w:val="ListParagraph"/>
        <w:numPr>
          <w:ilvl w:val="1"/>
          <w:numId w:val="17"/>
        </w:numPr>
        <w:rPr>
          <w:lang w:val="en-CA"/>
        </w:rPr>
      </w:pPr>
      <w:r w:rsidRPr="00340144">
        <w:rPr>
          <w:b/>
          <w:lang w:val="en-CA"/>
        </w:rPr>
        <w:t>Validation 3:</w:t>
      </w:r>
      <w:r w:rsidRPr="00340144">
        <w:rPr>
          <w:lang w:val="en-CA"/>
        </w:rPr>
        <w:t xml:space="preserve"> Must be valid file type</w:t>
      </w:r>
      <w:r w:rsidR="00870C26" w:rsidRPr="00340144">
        <w:rPr>
          <w:lang w:val="en-CA"/>
        </w:rPr>
        <w:t xml:space="preserve"> </w:t>
      </w:r>
    </w:p>
    <w:p w:rsidR="00776B51" w:rsidRPr="00340144" w:rsidRDefault="00870C26" w:rsidP="00870C26">
      <w:pPr>
        <w:pStyle w:val="ListParagraph"/>
        <w:numPr>
          <w:ilvl w:val="2"/>
          <w:numId w:val="17"/>
        </w:numPr>
        <w:rPr>
          <w:lang w:val="en-CA"/>
        </w:rPr>
      </w:pPr>
      <w:r w:rsidRPr="00340144">
        <w:rPr>
          <w:b/>
          <w:lang w:val="en-CA"/>
        </w:rPr>
        <w:t>Error Message</w:t>
      </w:r>
      <w:r w:rsidRPr="00340144">
        <w:rPr>
          <w:lang w:val="en-CA"/>
        </w:rPr>
        <w:t>: “Invalid file type specified”</w:t>
      </w:r>
    </w:p>
    <w:p w:rsidR="00C2339E" w:rsidRPr="00340144" w:rsidRDefault="00761BF1" w:rsidP="00757098">
      <w:pPr>
        <w:pStyle w:val="ListParagraph"/>
        <w:numPr>
          <w:ilvl w:val="0"/>
          <w:numId w:val="17"/>
        </w:numPr>
        <w:rPr>
          <w:lang w:val="en-CA"/>
        </w:rPr>
      </w:pPr>
      <w:r w:rsidRPr="00340144">
        <w:rPr>
          <w:b/>
          <w:lang w:val="en-CA"/>
        </w:rPr>
        <w:t xml:space="preserve">Source Artifact </w:t>
      </w:r>
      <w:r w:rsidRPr="00340144">
        <w:rPr>
          <w:lang w:val="en-CA"/>
        </w:rPr>
        <w:t>– Read Only BorderTitle, HTML formatted</w:t>
      </w:r>
    </w:p>
    <w:p w:rsidR="00C2339E" w:rsidRPr="00340144" w:rsidRDefault="00761BF1" w:rsidP="00757098">
      <w:pPr>
        <w:pStyle w:val="ListParagraph"/>
        <w:numPr>
          <w:ilvl w:val="0"/>
          <w:numId w:val="17"/>
        </w:numPr>
        <w:rPr>
          <w:lang w:val="en-CA"/>
        </w:rPr>
      </w:pPr>
      <w:r w:rsidRPr="00340144">
        <w:rPr>
          <w:b/>
          <w:lang w:val="en-CA"/>
        </w:rPr>
        <w:t>Provider</w:t>
      </w:r>
      <w:r w:rsidRPr="00340144">
        <w:rPr>
          <w:lang w:val="en-CA"/>
        </w:rPr>
        <w:t xml:space="preserve"> </w:t>
      </w:r>
      <w:r w:rsidR="00BC7FD6" w:rsidRPr="00340144">
        <w:rPr>
          <w:lang w:val="en-CA"/>
        </w:rPr>
        <w:t>combo box</w:t>
      </w:r>
      <w:r w:rsidR="007D4D55" w:rsidRPr="00340144">
        <w:rPr>
          <w:lang w:val="en-CA"/>
        </w:rPr>
        <w:t xml:space="preserve"> (type-ahead filter) </w:t>
      </w:r>
      <w:r w:rsidR="00BC7FD6" w:rsidRPr="00340144">
        <w:rPr>
          <w:lang w:val="en-CA"/>
        </w:rPr>
        <w:t xml:space="preserve"> </w:t>
      </w:r>
      <w:r w:rsidRPr="00340144">
        <w:rPr>
          <w:lang w:val="en-CA"/>
        </w:rPr>
        <w:t xml:space="preserve">– </w:t>
      </w:r>
      <w:r w:rsidR="000A7639" w:rsidRPr="00340144">
        <w:rPr>
          <w:lang w:val="en-CA"/>
        </w:rPr>
        <w:t>*</w:t>
      </w:r>
      <w:r w:rsidRPr="00340144">
        <w:rPr>
          <w:lang w:val="en-CA"/>
        </w:rPr>
        <w:t>Required</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“Provider of this Source“</w:t>
      </w:r>
    </w:p>
    <w:p w:rsidR="000A7639" w:rsidRPr="00340144" w:rsidRDefault="003A141D" w:rsidP="00757098">
      <w:pPr>
        <w:pStyle w:val="ListParagraph"/>
        <w:numPr>
          <w:ilvl w:val="1"/>
          <w:numId w:val="17"/>
        </w:numPr>
        <w:rPr>
          <w:lang w:val="en-CA"/>
        </w:rPr>
      </w:pPr>
      <w:r w:rsidRPr="00340144">
        <w:rPr>
          <w:b/>
          <w:lang w:val="en-CA"/>
        </w:rPr>
        <w:t>Default Field Value</w:t>
      </w:r>
      <w:r w:rsidRPr="00340144">
        <w:rPr>
          <w:lang w:val="en-CA"/>
        </w:rPr>
        <w:t xml:space="preserve">: </w:t>
      </w:r>
      <w:r w:rsidR="007F0257" w:rsidRPr="00340144">
        <w:rPr>
          <w:lang w:val="en-CA"/>
        </w:rPr>
        <w:t>‘</w:t>
      </w:r>
      <w:r w:rsidR="000A7639" w:rsidRPr="00340144">
        <w:rPr>
          <w:lang w:val="en-CA"/>
        </w:rPr>
        <w:t>Select…</w:t>
      </w:r>
      <w:r w:rsidR="007F0257" w:rsidRPr="00340144">
        <w:rPr>
          <w:lang w:val="en-CA"/>
        </w:rPr>
        <w:t>’</w:t>
      </w:r>
    </w:p>
    <w:p w:rsidR="007D4D55" w:rsidRPr="00340144" w:rsidRDefault="007D4D55" w:rsidP="00757098">
      <w:pPr>
        <w:pStyle w:val="ListParagraph"/>
        <w:numPr>
          <w:ilvl w:val="1"/>
          <w:numId w:val="17"/>
        </w:numPr>
        <w:rPr>
          <w:lang w:val="en-CA"/>
        </w:rPr>
      </w:pPr>
      <w:r w:rsidRPr="00340144">
        <w:rPr>
          <w:b/>
          <w:lang w:val="en-CA"/>
        </w:rPr>
        <w:lastRenderedPageBreak/>
        <w:t>Type</w:t>
      </w:r>
      <w:r w:rsidRPr="00340144">
        <w:rPr>
          <w:lang w:val="en-CA"/>
        </w:rPr>
        <w:t>-ahead filter is not case sensitive</w:t>
      </w:r>
    </w:p>
    <w:p w:rsidR="00761BF1" w:rsidRPr="00340144" w:rsidRDefault="000A7639" w:rsidP="00757098">
      <w:pPr>
        <w:pStyle w:val="ListParagraph"/>
        <w:numPr>
          <w:ilvl w:val="1"/>
          <w:numId w:val="17"/>
        </w:numPr>
        <w:rPr>
          <w:lang w:val="en-CA"/>
        </w:rPr>
      </w:pPr>
      <w:r w:rsidRPr="00340144">
        <w:rPr>
          <w:b/>
          <w:lang w:val="en-CA"/>
        </w:rPr>
        <w:t>List of Values</w:t>
      </w:r>
      <w:r w:rsidRPr="00340144">
        <w:rPr>
          <w:lang w:val="en-CA"/>
        </w:rPr>
        <w:t>:</w:t>
      </w:r>
      <w:r w:rsidR="0057204F" w:rsidRPr="00340144">
        <w:rPr>
          <w:lang w:val="en-CA"/>
        </w:rPr>
        <w:t xml:space="preserve"> {</w:t>
      </w:r>
      <w:r w:rsidR="002F3027" w:rsidRPr="00340144">
        <w:rPr>
          <w:lang w:val="en-CA"/>
        </w:rPr>
        <w:t>See Appendix A</w:t>
      </w:r>
      <w:r w:rsidR="0057204F" w:rsidRPr="00340144">
        <w:rPr>
          <w:lang w:val="en-CA"/>
        </w:rPr>
        <w:t>}</w:t>
      </w:r>
    </w:p>
    <w:p w:rsidR="000A7639" w:rsidRPr="00340144" w:rsidRDefault="000A7639" w:rsidP="00757098">
      <w:pPr>
        <w:pStyle w:val="ListParagraph"/>
        <w:numPr>
          <w:ilvl w:val="2"/>
          <w:numId w:val="17"/>
        </w:numPr>
        <w:rPr>
          <w:lang w:val="en-CA"/>
        </w:rPr>
      </w:pPr>
      <w:r w:rsidRPr="00340144">
        <w:rPr>
          <w:lang w:val="en-CA"/>
        </w:rPr>
        <w:t>Select…</w:t>
      </w:r>
    </w:p>
    <w:p w:rsidR="00FC20B8" w:rsidRPr="00340144" w:rsidRDefault="00FC20B8" w:rsidP="00757098">
      <w:pPr>
        <w:pStyle w:val="ListParagraph"/>
        <w:numPr>
          <w:ilvl w:val="2"/>
          <w:numId w:val="17"/>
        </w:numPr>
        <w:rPr>
          <w:lang w:val="en-CA"/>
        </w:rPr>
      </w:pPr>
      <w:r w:rsidRPr="00340144">
        <w:rPr>
          <w:lang w:val="en-CA"/>
        </w:rPr>
        <w:t>AIP_FINLAND</w:t>
      </w:r>
    </w:p>
    <w:p w:rsidR="00FC20B8" w:rsidRPr="00340144" w:rsidRDefault="00FC20B8" w:rsidP="00757098">
      <w:pPr>
        <w:pStyle w:val="ListParagraph"/>
        <w:numPr>
          <w:ilvl w:val="2"/>
          <w:numId w:val="17"/>
        </w:numPr>
        <w:rPr>
          <w:lang w:val="en-CA"/>
        </w:rPr>
      </w:pPr>
      <w:r w:rsidRPr="00340144">
        <w:rPr>
          <w:lang w:val="en-CA"/>
        </w:rPr>
        <w:t>AIP_LATVIA</w:t>
      </w:r>
    </w:p>
    <w:p w:rsidR="00FC20B8" w:rsidRPr="00340144" w:rsidRDefault="00FC20B8" w:rsidP="00757098">
      <w:pPr>
        <w:pStyle w:val="ListParagraph"/>
        <w:numPr>
          <w:ilvl w:val="2"/>
          <w:numId w:val="17"/>
        </w:numPr>
        <w:rPr>
          <w:lang w:val="en-CA"/>
        </w:rPr>
      </w:pPr>
      <w:r w:rsidRPr="00340144">
        <w:rPr>
          <w:lang w:val="en-CA"/>
        </w:rPr>
        <w:t>AIP_SPAIN</w:t>
      </w:r>
    </w:p>
    <w:p w:rsidR="00FC20B8" w:rsidRPr="00340144" w:rsidRDefault="00FC20B8" w:rsidP="00757098">
      <w:pPr>
        <w:pStyle w:val="ListParagraph"/>
        <w:numPr>
          <w:ilvl w:val="2"/>
          <w:numId w:val="17"/>
        </w:numPr>
        <w:rPr>
          <w:lang w:val="en-CA"/>
        </w:rPr>
      </w:pPr>
      <w:r w:rsidRPr="00340144">
        <w:rPr>
          <w:lang w:val="en-CA"/>
        </w:rPr>
        <w:t>AIP_SWITZERLAND</w:t>
      </w:r>
    </w:p>
    <w:p w:rsidR="00FC20B8" w:rsidRPr="00340144" w:rsidRDefault="00FC20B8" w:rsidP="00757098">
      <w:pPr>
        <w:pStyle w:val="ListParagraph"/>
        <w:numPr>
          <w:ilvl w:val="2"/>
          <w:numId w:val="17"/>
        </w:numPr>
        <w:rPr>
          <w:lang w:val="en-CA"/>
        </w:rPr>
      </w:pPr>
      <w:r w:rsidRPr="00340144">
        <w:rPr>
          <w:lang w:val="en-CA"/>
        </w:rPr>
        <w:t>AIP_TURKEY</w:t>
      </w:r>
    </w:p>
    <w:p w:rsidR="00FC20B8" w:rsidRPr="00340144" w:rsidRDefault="00FC20B8" w:rsidP="00757098">
      <w:pPr>
        <w:pStyle w:val="ListParagraph"/>
        <w:numPr>
          <w:ilvl w:val="2"/>
          <w:numId w:val="17"/>
        </w:numPr>
        <w:rPr>
          <w:lang w:val="en-CA"/>
        </w:rPr>
      </w:pPr>
      <w:r w:rsidRPr="00340144">
        <w:rPr>
          <w:lang w:val="en-CA"/>
        </w:rPr>
        <w:t>AIP_UK_CIVILIAN</w:t>
      </w:r>
    </w:p>
    <w:p w:rsidR="00FC20B8" w:rsidRPr="00340144" w:rsidRDefault="00FC20B8" w:rsidP="00757098">
      <w:pPr>
        <w:pStyle w:val="ListParagraph"/>
        <w:numPr>
          <w:ilvl w:val="2"/>
          <w:numId w:val="17"/>
        </w:numPr>
        <w:rPr>
          <w:lang w:val="en-CA"/>
        </w:rPr>
      </w:pPr>
      <w:r w:rsidRPr="00340144">
        <w:rPr>
          <w:lang w:val="en-CA"/>
        </w:rPr>
        <w:t>MISC</w:t>
      </w:r>
    </w:p>
    <w:p w:rsidR="00FC20B8" w:rsidRPr="00340144" w:rsidRDefault="00FC20B8" w:rsidP="00757098">
      <w:pPr>
        <w:pStyle w:val="ListParagraph"/>
        <w:numPr>
          <w:ilvl w:val="2"/>
          <w:numId w:val="17"/>
        </w:numPr>
        <w:rPr>
          <w:lang w:val="en-CA"/>
        </w:rPr>
      </w:pPr>
      <w:r w:rsidRPr="00340144">
        <w:rPr>
          <w:lang w:val="en-CA"/>
        </w:rPr>
        <w:t>UK_RAF_RESTRICTED</w:t>
      </w:r>
    </w:p>
    <w:p w:rsidR="00FC20B8" w:rsidRPr="00340144" w:rsidRDefault="00FC20B8" w:rsidP="00757098">
      <w:pPr>
        <w:pStyle w:val="ListParagraph"/>
        <w:numPr>
          <w:ilvl w:val="2"/>
          <w:numId w:val="17"/>
        </w:numPr>
        <w:rPr>
          <w:lang w:val="en-CA"/>
        </w:rPr>
      </w:pPr>
      <w:r w:rsidRPr="00340144">
        <w:rPr>
          <w:lang w:val="en-CA"/>
        </w:rPr>
        <w:t>USA_DVOF</w:t>
      </w:r>
    </w:p>
    <w:p w:rsidR="00FC20B8" w:rsidRPr="00340144" w:rsidRDefault="00FC20B8" w:rsidP="00757098">
      <w:pPr>
        <w:pStyle w:val="ListParagraph"/>
        <w:numPr>
          <w:ilvl w:val="2"/>
          <w:numId w:val="17"/>
        </w:numPr>
        <w:rPr>
          <w:lang w:val="en-CA"/>
        </w:rPr>
      </w:pPr>
      <w:r w:rsidRPr="00340144">
        <w:rPr>
          <w:lang w:val="en-CA"/>
        </w:rPr>
        <w:t>USA_FAA</w:t>
      </w:r>
    </w:p>
    <w:p w:rsidR="00FC20B8" w:rsidRPr="00340144" w:rsidRDefault="00FC20B8" w:rsidP="00757098">
      <w:pPr>
        <w:pStyle w:val="ListParagraph"/>
        <w:numPr>
          <w:ilvl w:val="2"/>
          <w:numId w:val="17"/>
        </w:numPr>
        <w:rPr>
          <w:lang w:val="en-CA"/>
        </w:rPr>
      </w:pPr>
      <w:r w:rsidRPr="00340144">
        <w:rPr>
          <w:lang w:val="en-CA"/>
        </w:rPr>
        <w:t xml:space="preserve">USA_NGS_ODS </w:t>
      </w:r>
    </w:p>
    <w:p w:rsidR="000A7639" w:rsidRPr="00340144" w:rsidRDefault="007F0257" w:rsidP="00757098">
      <w:pPr>
        <w:pStyle w:val="ListParagraph"/>
        <w:numPr>
          <w:ilvl w:val="1"/>
          <w:numId w:val="17"/>
        </w:numPr>
        <w:rPr>
          <w:lang w:val="en-CA"/>
        </w:rPr>
      </w:pPr>
      <w:r w:rsidRPr="00340144">
        <w:rPr>
          <w:b/>
          <w:lang w:val="en-CA"/>
        </w:rPr>
        <w:t>Validation 1</w:t>
      </w:r>
      <w:r w:rsidRPr="00340144">
        <w:rPr>
          <w:lang w:val="en-CA"/>
        </w:rPr>
        <w:t xml:space="preserve">: if </w:t>
      </w:r>
      <w:r w:rsidR="00FC20B8" w:rsidRPr="00340144">
        <w:rPr>
          <w:b/>
          <w:lang w:val="en-CA"/>
        </w:rPr>
        <w:t>Provider</w:t>
      </w:r>
      <w:r w:rsidRPr="00340144">
        <w:rPr>
          <w:lang w:val="en-CA"/>
        </w:rPr>
        <w:t xml:space="preserve"> value changes, </w:t>
      </w:r>
      <w:r w:rsidR="00FC20B8" w:rsidRPr="00340144">
        <w:rPr>
          <w:b/>
          <w:lang w:val="en-CA"/>
        </w:rPr>
        <w:t>Source Type</w:t>
      </w:r>
      <w:r w:rsidR="00FC20B8" w:rsidRPr="00340144">
        <w:rPr>
          <w:lang w:val="en-CA"/>
        </w:rPr>
        <w:t xml:space="preserve"> values</w:t>
      </w:r>
      <w:r w:rsidRPr="00340144">
        <w:rPr>
          <w:lang w:val="en-CA"/>
        </w:rPr>
        <w:t xml:space="preserve"> must change to reflect </w:t>
      </w:r>
      <w:r w:rsidR="00FC20B8" w:rsidRPr="00340144">
        <w:rPr>
          <w:lang w:val="en-CA"/>
        </w:rPr>
        <w:t>only those Source Types available for the</w:t>
      </w:r>
      <w:r w:rsidRPr="00340144">
        <w:rPr>
          <w:lang w:val="en-CA"/>
        </w:rPr>
        <w:t xml:space="preserve"> </w:t>
      </w:r>
      <w:r w:rsidRPr="00340144">
        <w:rPr>
          <w:b/>
          <w:lang w:val="en-CA"/>
        </w:rPr>
        <w:t>Provider</w:t>
      </w:r>
      <w:r w:rsidR="00FC20B8" w:rsidRPr="00340144">
        <w:rPr>
          <w:lang w:val="en-CA"/>
        </w:rPr>
        <w:t xml:space="preserve"> selected (See Appendix A – Provider-to-Source table for values mapping)</w:t>
      </w:r>
    </w:p>
    <w:p w:rsidR="005A5A19" w:rsidRPr="00340144" w:rsidRDefault="005A5A19" w:rsidP="00757098">
      <w:pPr>
        <w:pStyle w:val="ListParagraph"/>
        <w:numPr>
          <w:ilvl w:val="1"/>
          <w:numId w:val="17"/>
        </w:numPr>
        <w:rPr>
          <w:lang w:val="en-CA"/>
        </w:rPr>
      </w:pPr>
      <w:r w:rsidRPr="00340144">
        <w:rPr>
          <w:b/>
          <w:lang w:val="en-CA"/>
        </w:rPr>
        <w:t xml:space="preserve">Validation 2: </w:t>
      </w:r>
      <w:r w:rsidRPr="00340144">
        <w:rPr>
          <w:lang w:val="en-CA"/>
        </w:rPr>
        <w:t xml:space="preserve">If </w:t>
      </w:r>
      <w:r w:rsidRPr="00340144">
        <w:rPr>
          <w:b/>
          <w:lang w:val="en-CA"/>
        </w:rPr>
        <w:t>Full/Change</w:t>
      </w:r>
      <w:r w:rsidRPr="00340144">
        <w:rPr>
          <w:lang w:val="en-CA"/>
        </w:rPr>
        <w:t xml:space="preserve"> (#3) set to ‘Change’ then only Providers of Change source types will display in the List of </w:t>
      </w:r>
      <w:r w:rsidR="0057204F" w:rsidRPr="00340144">
        <w:rPr>
          <w:lang w:val="en-CA"/>
        </w:rPr>
        <w:t xml:space="preserve">Provider </w:t>
      </w:r>
      <w:r w:rsidRPr="00340144">
        <w:rPr>
          <w:lang w:val="en-CA"/>
        </w:rPr>
        <w:t>Values</w:t>
      </w:r>
    </w:p>
    <w:p w:rsidR="005A5A19" w:rsidRPr="00340144" w:rsidRDefault="005A5A19" w:rsidP="00757098">
      <w:pPr>
        <w:pStyle w:val="ListParagraph"/>
        <w:numPr>
          <w:ilvl w:val="1"/>
          <w:numId w:val="17"/>
        </w:numPr>
        <w:rPr>
          <w:lang w:val="en-CA"/>
        </w:rPr>
      </w:pPr>
      <w:r w:rsidRPr="00340144">
        <w:rPr>
          <w:b/>
          <w:lang w:val="en-CA"/>
        </w:rPr>
        <w:t xml:space="preserve">Validation 3: </w:t>
      </w:r>
      <w:r w:rsidRPr="00340144">
        <w:rPr>
          <w:lang w:val="en-CA"/>
        </w:rPr>
        <w:t xml:space="preserve">If </w:t>
      </w:r>
      <w:r w:rsidRPr="00340144">
        <w:rPr>
          <w:b/>
          <w:lang w:val="en-CA"/>
        </w:rPr>
        <w:t>Full/Change</w:t>
      </w:r>
      <w:r w:rsidRPr="00340144">
        <w:rPr>
          <w:lang w:val="en-CA"/>
        </w:rPr>
        <w:t xml:space="preserve"> (#3) set to ‘Full’ only Providers of Full source types will display in the List of </w:t>
      </w:r>
      <w:r w:rsidR="0057204F" w:rsidRPr="00340144">
        <w:rPr>
          <w:lang w:val="en-CA"/>
        </w:rPr>
        <w:t xml:space="preserve">Provider </w:t>
      </w:r>
      <w:r w:rsidRPr="00340144">
        <w:rPr>
          <w:lang w:val="en-CA"/>
        </w:rPr>
        <w:t>Values</w:t>
      </w:r>
    </w:p>
    <w:p w:rsidR="007F0257" w:rsidRPr="00340144" w:rsidRDefault="007F0257" w:rsidP="00757098">
      <w:pPr>
        <w:pStyle w:val="ListParagraph"/>
        <w:numPr>
          <w:ilvl w:val="0"/>
          <w:numId w:val="17"/>
        </w:numPr>
        <w:rPr>
          <w:lang w:val="en-CA"/>
        </w:rPr>
      </w:pPr>
      <w:r w:rsidRPr="00340144">
        <w:rPr>
          <w:b/>
          <w:lang w:val="en-CA"/>
        </w:rPr>
        <w:t>Is Temporary</w:t>
      </w:r>
      <w:r w:rsidRPr="00340144">
        <w:rPr>
          <w:lang w:val="en-CA"/>
        </w:rPr>
        <w:t xml:space="preserve"> checkbox</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“Check if Source has an Effective End Date or Effective End Code“</w:t>
      </w:r>
    </w:p>
    <w:p w:rsidR="003A141D" w:rsidRPr="00340144" w:rsidRDefault="003A141D" w:rsidP="00757098">
      <w:pPr>
        <w:pStyle w:val="ListParagraph"/>
        <w:numPr>
          <w:ilvl w:val="1"/>
          <w:numId w:val="17"/>
        </w:numPr>
        <w:rPr>
          <w:lang w:val="en-CA"/>
        </w:rPr>
      </w:pPr>
      <w:r w:rsidRPr="00340144">
        <w:rPr>
          <w:b/>
          <w:lang w:val="en-CA"/>
        </w:rPr>
        <w:t>Default Field Value</w:t>
      </w:r>
      <w:r w:rsidRPr="00340144">
        <w:rPr>
          <w:lang w:val="en-CA"/>
        </w:rPr>
        <w:t>: [unchecked]</w:t>
      </w:r>
    </w:p>
    <w:p w:rsidR="007F0257" w:rsidRPr="00340144" w:rsidRDefault="007F0257" w:rsidP="00757098">
      <w:pPr>
        <w:pStyle w:val="ListParagraph"/>
        <w:numPr>
          <w:ilvl w:val="1"/>
          <w:numId w:val="17"/>
        </w:numPr>
        <w:rPr>
          <w:lang w:val="en-CA"/>
        </w:rPr>
      </w:pPr>
      <w:r w:rsidRPr="00340144">
        <w:rPr>
          <w:lang w:val="en-CA"/>
        </w:rPr>
        <w:t>If [checked] the following occurs:</w:t>
      </w:r>
    </w:p>
    <w:p w:rsidR="007F0257" w:rsidRPr="00340144" w:rsidRDefault="007F0257" w:rsidP="00757098">
      <w:pPr>
        <w:pStyle w:val="ListParagraph"/>
        <w:numPr>
          <w:ilvl w:val="2"/>
          <w:numId w:val="17"/>
        </w:numPr>
        <w:rPr>
          <w:lang w:val="en-CA"/>
        </w:rPr>
      </w:pPr>
      <w:r w:rsidRPr="00340144">
        <w:rPr>
          <w:b/>
          <w:lang w:val="en-CA"/>
        </w:rPr>
        <w:t>Effective End Code</w:t>
      </w:r>
      <w:r w:rsidRPr="00340144">
        <w:rPr>
          <w:lang w:val="en-CA"/>
        </w:rPr>
        <w:t xml:space="preserve"> field (#18) is enabled</w:t>
      </w:r>
      <w:r w:rsidR="00087B20" w:rsidRPr="00340144">
        <w:rPr>
          <w:lang w:val="en-CA"/>
        </w:rPr>
        <w:t xml:space="preserve"> [default value displayed is</w:t>
      </w:r>
      <w:r w:rsidRPr="00340144">
        <w:rPr>
          <w:lang w:val="en-CA"/>
        </w:rPr>
        <w:t xml:space="preserve"> ‘Select…’]</w:t>
      </w:r>
    </w:p>
    <w:p w:rsidR="007F0257" w:rsidRPr="00340144" w:rsidRDefault="007F0257" w:rsidP="00757098">
      <w:pPr>
        <w:pStyle w:val="ListParagraph"/>
        <w:numPr>
          <w:ilvl w:val="2"/>
          <w:numId w:val="17"/>
        </w:numPr>
        <w:rPr>
          <w:lang w:val="en-CA"/>
        </w:rPr>
      </w:pPr>
      <w:r w:rsidRPr="00340144">
        <w:rPr>
          <w:b/>
          <w:lang w:val="en-CA"/>
        </w:rPr>
        <w:t>Effective End Date</w:t>
      </w:r>
      <w:r w:rsidRPr="00340144">
        <w:rPr>
          <w:lang w:val="en-CA"/>
        </w:rPr>
        <w:t xml:space="preserve"> field (#20) is enabled [default</w:t>
      </w:r>
      <w:r w:rsidR="00087B20" w:rsidRPr="00340144">
        <w:rPr>
          <w:lang w:val="en-CA"/>
        </w:rPr>
        <w:t xml:space="preserve"> value is</w:t>
      </w:r>
      <w:r w:rsidRPr="00340144">
        <w:rPr>
          <w:lang w:val="en-CA"/>
        </w:rPr>
        <w:t xml:space="preserve"> null]</w:t>
      </w:r>
    </w:p>
    <w:p w:rsidR="00087B20" w:rsidRPr="00340144" w:rsidRDefault="00087B20" w:rsidP="00757098">
      <w:pPr>
        <w:pStyle w:val="ListParagraph"/>
        <w:numPr>
          <w:ilvl w:val="1"/>
          <w:numId w:val="17"/>
        </w:numPr>
        <w:rPr>
          <w:lang w:val="en-CA"/>
        </w:rPr>
      </w:pPr>
      <w:r w:rsidRPr="00340144">
        <w:rPr>
          <w:lang w:val="en-CA"/>
        </w:rPr>
        <w:t>If [unchecked] the following occurs:</w:t>
      </w:r>
    </w:p>
    <w:p w:rsidR="00087B20" w:rsidRPr="00340144" w:rsidRDefault="00087B20" w:rsidP="00757098">
      <w:pPr>
        <w:pStyle w:val="ListParagraph"/>
        <w:numPr>
          <w:ilvl w:val="2"/>
          <w:numId w:val="17"/>
        </w:numPr>
        <w:rPr>
          <w:lang w:val="en-CA"/>
        </w:rPr>
      </w:pPr>
      <w:r w:rsidRPr="00340144">
        <w:rPr>
          <w:b/>
          <w:lang w:val="en-CA"/>
        </w:rPr>
        <w:t>Effective End Code</w:t>
      </w:r>
      <w:r w:rsidRPr="00340144">
        <w:rPr>
          <w:lang w:val="en-CA"/>
        </w:rPr>
        <w:t xml:space="preserve"> field (#18) is disabled [default value displayed is ‘Select…’]</w:t>
      </w:r>
    </w:p>
    <w:p w:rsidR="00087B20" w:rsidRPr="00340144" w:rsidRDefault="00087B20" w:rsidP="00757098">
      <w:pPr>
        <w:pStyle w:val="ListParagraph"/>
        <w:numPr>
          <w:ilvl w:val="2"/>
          <w:numId w:val="17"/>
        </w:numPr>
        <w:rPr>
          <w:lang w:val="en-CA"/>
        </w:rPr>
      </w:pPr>
      <w:r w:rsidRPr="00340144">
        <w:rPr>
          <w:b/>
          <w:lang w:val="en-CA"/>
        </w:rPr>
        <w:t>Effective End Date</w:t>
      </w:r>
      <w:r w:rsidRPr="00340144">
        <w:rPr>
          <w:lang w:val="en-CA"/>
        </w:rPr>
        <w:t xml:space="preserve"> field (#20) is disabled [default value is null]</w:t>
      </w:r>
    </w:p>
    <w:p w:rsidR="00AD05AE" w:rsidRPr="00340144" w:rsidRDefault="00AD05AE" w:rsidP="00757098">
      <w:pPr>
        <w:pStyle w:val="ListParagraph"/>
        <w:numPr>
          <w:ilvl w:val="0"/>
          <w:numId w:val="17"/>
        </w:numPr>
        <w:rPr>
          <w:lang w:val="en-CA"/>
        </w:rPr>
      </w:pPr>
      <w:r w:rsidRPr="00340144">
        <w:rPr>
          <w:b/>
          <w:lang w:val="en-CA"/>
        </w:rPr>
        <w:t>Source Type</w:t>
      </w:r>
      <w:r w:rsidRPr="00340144">
        <w:rPr>
          <w:lang w:val="en-CA"/>
        </w:rPr>
        <w:t xml:space="preserve"> combo</w:t>
      </w:r>
      <w:r w:rsidR="00FC20B8" w:rsidRPr="00340144">
        <w:rPr>
          <w:lang w:val="en-CA"/>
        </w:rPr>
        <w:t xml:space="preserve"> </w:t>
      </w:r>
      <w:r w:rsidRPr="00340144">
        <w:rPr>
          <w:lang w:val="en-CA"/>
        </w:rPr>
        <w:t>box – *Required</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“Source Type“</w:t>
      </w:r>
    </w:p>
    <w:p w:rsidR="00C2339E" w:rsidRPr="00340144" w:rsidRDefault="003A141D" w:rsidP="00757098">
      <w:pPr>
        <w:pStyle w:val="ListParagraph"/>
        <w:numPr>
          <w:ilvl w:val="1"/>
          <w:numId w:val="17"/>
        </w:numPr>
        <w:rPr>
          <w:lang w:val="en-CA"/>
        </w:rPr>
      </w:pPr>
      <w:r w:rsidRPr="00340144">
        <w:rPr>
          <w:b/>
          <w:lang w:val="en-CA"/>
        </w:rPr>
        <w:t>Default Field Value</w:t>
      </w:r>
      <w:r w:rsidRPr="00340144">
        <w:rPr>
          <w:lang w:val="en-CA"/>
        </w:rPr>
        <w:t xml:space="preserve">: </w:t>
      </w:r>
      <w:r w:rsidR="00AD05AE" w:rsidRPr="00340144">
        <w:rPr>
          <w:lang w:val="en-CA"/>
        </w:rPr>
        <w:t>‘Select…’</w:t>
      </w:r>
    </w:p>
    <w:p w:rsidR="00CC7219" w:rsidRPr="00340144" w:rsidRDefault="00CC7219" w:rsidP="00757098">
      <w:pPr>
        <w:pStyle w:val="ListParagraph"/>
        <w:numPr>
          <w:ilvl w:val="1"/>
          <w:numId w:val="17"/>
        </w:numPr>
        <w:rPr>
          <w:lang w:val="en-CA"/>
        </w:rPr>
      </w:pPr>
      <w:r w:rsidRPr="00340144">
        <w:rPr>
          <w:lang w:val="en-CA"/>
        </w:rPr>
        <w:t xml:space="preserve">Disabled until </w:t>
      </w:r>
      <w:r w:rsidRPr="00340144">
        <w:rPr>
          <w:b/>
          <w:lang w:val="en-CA"/>
        </w:rPr>
        <w:t>Provider</w:t>
      </w:r>
      <w:r w:rsidRPr="00340144">
        <w:rPr>
          <w:lang w:val="en-CA"/>
        </w:rPr>
        <w:t xml:space="preserve"> selected</w:t>
      </w:r>
    </w:p>
    <w:p w:rsidR="00FC20B8" w:rsidRPr="00340144" w:rsidRDefault="00FC20B8" w:rsidP="00757098">
      <w:pPr>
        <w:pStyle w:val="ListParagraph"/>
        <w:numPr>
          <w:ilvl w:val="1"/>
          <w:numId w:val="17"/>
        </w:numPr>
        <w:rPr>
          <w:lang w:val="en-CA"/>
        </w:rPr>
      </w:pPr>
      <w:r w:rsidRPr="00340144">
        <w:rPr>
          <w:b/>
          <w:lang w:val="en-CA"/>
        </w:rPr>
        <w:t>List of Values:</w:t>
      </w:r>
    </w:p>
    <w:p w:rsidR="00FC20B8" w:rsidRPr="00340144" w:rsidRDefault="00FC20B8" w:rsidP="00757098">
      <w:pPr>
        <w:pStyle w:val="ListParagraph"/>
        <w:numPr>
          <w:ilvl w:val="2"/>
          <w:numId w:val="17"/>
        </w:numPr>
        <w:rPr>
          <w:lang w:val="en-CA"/>
        </w:rPr>
      </w:pPr>
      <w:r w:rsidRPr="00340144">
        <w:rPr>
          <w:lang w:val="en-CA"/>
        </w:rPr>
        <w:t>Select…</w:t>
      </w:r>
    </w:p>
    <w:p w:rsidR="00FC20B8" w:rsidRPr="00340144" w:rsidRDefault="00FC20B8" w:rsidP="00757098">
      <w:pPr>
        <w:pStyle w:val="ListParagraph"/>
        <w:numPr>
          <w:ilvl w:val="2"/>
          <w:numId w:val="17"/>
        </w:numPr>
        <w:rPr>
          <w:lang w:val="en-CA"/>
        </w:rPr>
      </w:pPr>
      <w:r w:rsidRPr="00340144">
        <w:rPr>
          <w:lang w:val="en-CA"/>
        </w:rPr>
        <w:t>DOF_CHANGE_DAT</w:t>
      </w:r>
    </w:p>
    <w:p w:rsidR="00FC20B8" w:rsidRPr="00340144" w:rsidRDefault="00FC20B8" w:rsidP="00757098">
      <w:pPr>
        <w:pStyle w:val="ListParagraph"/>
        <w:numPr>
          <w:ilvl w:val="2"/>
          <w:numId w:val="17"/>
        </w:numPr>
        <w:rPr>
          <w:lang w:val="en-CA"/>
        </w:rPr>
      </w:pPr>
      <w:r w:rsidRPr="00340144">
        <w:rPr>
          <w:lang w:val="en-CA"/>
        </w:rPr>
        <w:t>DOF_FULL_DAT</w:t>
      </w:r>
    </w:p>
    <w:p w:rsidR="00FC20B8" w:rsidRPr="00340144" w:rsidRDefault="00FC20B8" w:rsidP="00757098">
      <w:pPr>
        <w:pStyle w:val="ListParagraph"/>
        <w:numPr>
          <w:ilvl w:val="2"/>
          <w:numId w:val="17"/>
        </w:numPr>
        <w:rPr>
          <w:lang w:val="en-CA"/>
        </w:rPr>
      </w:pPr>
      <w:r w:rsidRPr="00340144">
        <w:rPr>
          <w:lang w:val="en-CA"/>
        </w:rPr>
        <w:t>DVOF_FULL_TXT</w:t>
      </w:r>
    </w:p>
    <w:p w:rsidR="00FC20B8" w:rsidRPr="00340144" w:rsidRDefault="00FC20B8" w:rsidP="00757098">
      <w:pPr>
        <w:pStyle w:val="ListParagraph"/>
        <w:numPr>
          <w:ilvl w:val="2"/>
          <w:numId w:val="17"/>
        </w:numPr>
        <w:rPr>
          <w:lang w:val="en-CA"/>
        </w:rPr>
      </w:pPr>
      <w:r w:rsidRPr="00340144">
        <w:rPr>
          <w:lang w:val="en-CA"/>
        </w:rPr>
        <w:t>eTOD_FNLND_CSV</w:t>
      </w:r>
    </w:p>
    <w:p w:rsidR="00FC20B8" w:rsidRPr="00340144" w:rsidRDefault="00FC20B8" w:rsidP="00757098">
      <w:pPr>
        <w:pStyle w:val="ListParagraph"/>
        <w:numPr>
          <w:ilvl w:val="2"/>
          <w:numId w:val="17"/>
        </w:numPr>
        <w:rPr>
          <w:lang w:val="en-CA"/>
        </w:rPr>
      </w:pPr>
      <w:r w:rsidRPr="00340144">
        <w:rPr>
          <w:lang w:val="en-CA"/>
        </w:rPr>
        <w:t>eTOD_LATVIA_XML</w:t>
      </w:r>
    </w:p>
    <w:p w:rsidR="00FC20B8" w:rsidRPr="00340144" w:rsidRDefault="00FC20B8" w:rsidP="00757098">
      <w:pPr>
        <w:pStyle w:val="ListParagraph"/>
        <w:numPr>
          <w:ilvl w:val="2"/>
          <w:numId w:val="17"/>
        </w:numPr>
        <w:rPr>
          <w:lang w:val="en-CA"/>
        </w:rPr>
      </w:pPr>
      <w:r w:rsidRPr="00340144">
        <w:rPr>
          <w:lang w:val="en-CA"/>
        </w:rPr>
        <w:t>eTOD_SPN_ARPT1_CSV</w:t>
      </w:r>
    </w:p>
    <w:p w:rsidR="00FC20B8" w:rsidRPr="00340144" w:rsidRDefault="00FC20B8" w:rsidP="00757098">
      <w:pPr>
        <w:pStyle w:val="ListParagraph"/>
        <w:numPr>
          <w:ilvl w:val="2"/>
          <w:numId w:val="17"/>
        </w:numPr>
        <w:rPr>
          <w:lang w:val="en-CA"/>
        </w:rPr>
      </w:pPr>
      <w:r w:rsidRPr="00340144">
        <w:rPr>
          <w:lang w:val="en-CA"/>
        </w:rPr>
        <w:t>eTOD_SPN_ARPT2_CSV</w:t>
      </w:r>
    </w:p>
    <w:p w:rsidR="00FC20B8" w:rsidRPr="00340144" w:rsidRDefault="00FC20B8" w:rsidP="00757098">
      <w:pPr>
        <w:pStyle w:val="ListParagraph"/>
        <w:numPr>
          <w:ilvl w:val="2"/>
          <w:numId w:val="17"/>
        </w:numPr>
        <w:rPr>
          <w:lang w:val="en-CA"/>
        </w:rPr>
      </w:pPr>
      <w:r w:rsidRPr="00340144">
        <w:rPr>
          <w:lang w:val="en-CA"/>
        </w:rPr>
        <w:t>eTOD_SPN_ENR_CSV</w:t>
      </w:r>
    </w:p>
    <w:p w:rsidR="00FC20B8" w:rsidRPr="00340144" w:rsidRDefault="00FC20B8" w:rsidP="00757098">
      <w:pPr>
        <w:pStyle w:val="ListParagraph"/>
        <w:numPr>
          <w:ilvl w:val="2"/>
          <w:numId w:val="17"/>
        </w:numPr>
        <w:rPr>
          <w:lang w:val="en-CA"/>
        </w:rPr>
      </w:pPr>
      <w:r w:rsidRPr="00340144">
        <w:rPr>
          <w:lang w:val="en-CA"/>
        </w:rPr>
        <w:lastRenderedPageBreak/>
        <w:t>eTOD_SWISS_XML</w:t>
      </w:r>
    </w:p>
    <w:p w:rsidR="00FC20B8" w:rsidRPr="00340144" w:rsidRDefault="00FC20B8" w:rsidP="00757098">
      <w:pPr>
        <w:pStyle w:val="ListParagraph"/>
        <w:numPr>
          <w:ilvl w:val="2"/>
          <w:numId w:val="17"/>
        </w:numPr>
        <w:rPr>
          <w:lang w:val="en-CA"/>
        </w:rPr>
      </w:pPr>
      <w:r w:rsidRPr="00340144">
        <w:rPr>
          <w:lang w:val="en-CA"/>
        </w:rPr>
        <w:t>eTOD_TURKARPT_EXCL</w:t>
      </w:r>
    </w:p>
    <w:p w:rsidR="00FC20B8" w:rsidRPr="00340144" w:rsidRDefault="00FC20B8" w:rsidP="00757098">
      <w:pPr>
        <w:pStyle w:val="ListParagraph"/>
        <w:numPr>
          <w:ilvl w:val="2"/>
          <w:numId w:val="17"/>
        </w:numPr>
        <w:rPr>
          <w:lang w:val="en-CA"/>
        </w:rPr>
      </w:pPr>
      <w:r w:rsidRPr="00340144">
        <w:rPr>
          <w:lang w:val="en-CA"/>
        </w:rPr>
        <w:t>eTOD_TURKENR_EXCL</w:t>
      </w:r>
    </w:p>
    <w:p w:rsidR="00FC20B8" w:rsidRPr="00340144" w:rsidRDefault="00FC20B8" w:rsidP="00757098">
      <w:pPr>
        <w:pStyle w:val="ListParagraph"/>
        <w:numPr>
          <w:ilvl w:val="2"/>
          <w:numId w:val="17"/>
        </w:numPr>
        <w:rPr>
          <w:lang w:val="en-CA"/>
        </w:rPr>
      </w:pPr>
      <w:r w:rsidRPr="00340144">
        <w:rPr>
          <w:lang w:val="en-CA"/>
        </w:rPr>
        <w:t>eTOD_UKCIVALL_EXCL</w:t>
      </w:r>
    </w:p>
    <w:p w:rsidR="00FC20B8" w:rsidRPr="00340144" w:rsidRDefault="00FC20B8" w:rsidP="00757098">
      <w:pPr>
        <w:pStyle w:val="ListParagraph"/>
        <w:numPr>
          <w:ilvl w:val="2"/>
          <w:numId w:val="17"/>
        </w:numPr>
        <w:rPr>
          <w:lang w:val="en-CA"/>
        </w:rPr>
      </w:pPr>
      <w:r w:rsidRPr="00340144">
        <w:rPr>
          <w:lang w:val="en-CA"/>
        </w:rPr>
        <w:t>NGS_ODS_TXT</w:t>
      </w:r>
    </w:p>
    <w:p w:rsidR="00FC20B8" w:rsidRPr="00340144" w:rsidRDefault="00FC20B8" w:rsidP="00757098">
      <w:pPr>
        <w:pStyle w:val="ListParagraph"/>
        <w:numPr>
          <w:ilvl w:val="2"/>
          <w:numId w:val="17"/>
        </w:numPr>
        <w:rPr>
          <w:lang w:val="en-CA"/>
        </w:rPr>
      </w:pPr>
      <w:r w:rsidRPr="00340144">
        <w:rPr>
          <w:lang w:val="en-CA"/>
        </w:rPr>
        <w:t>UK_RAF_RESTRICTED</w:t>
      </w:r>
    </w:p>
    <w:p w:rsidR="00FC20B8" w:rsidRPr="00340144" w:rsidRDefault="00FC20B8" w:rsidP="00757098">
      <w:pPr>
        <w:pStyle w:val="ListParagraph"/>
        <w:numPr>
          <w:ilvl w:val="2"/>
          <w:numId w:val="17"/>
        </w:numPr>
        <w:rPr>
          <w:lang w:val="en-CA"/>
        </w:rPr>
      </w:pPr>
      <w:r w:rsidRPr="00340144">
        <w:rPr>
          <w:lang w:val="en-CA"/>
        </w:rPr>
        <w:t xml:space="preserve">UNIV_SPEC_FILE </w:t>
      </w:r>
    </w:p>
    <w:p w:rsidR="00300199" w:rsidRPr="00340144" w:rsidRDefault="00300199" w:rsidP="00757098">
      <w:pPr>
        <w:pStyle w:val="ListParagraph"/>
        <w:numPr>
          <w:ilvl w:val="1"/>
          <w:numId w:val="17"/>
        </w:numPr>
        <w:rPr>
          <w:lang w:val="en-CA"/>
        </w:rPr>
      </w:pPr>
      <w:r w:rsidRPr="00340144">
        <w:rPr>
          <w:b/>
          <w:lang w:val="en-CA"/>
        </w:rPr>
        <w:t xml:space="preserve">Validation </w:t>
      </w:r>
      <w:r w:rsidR="0057204F" w:rsidRPr="00340144">
        <w:rPr>
          <w:b/>
          <w:lang w:val="en-CA"/>
        </w:rPr>
        <w:t>1</w:t>
      </w:r>
      <w:r w:rsidRPr="00340144">
        <w:rPr>
          <w:b/>
          <w:lang w:val="en-CA"/>
        </w:rPr>
        <w:t xml:space="preserve">: </w:t>
      </w:r>
      <w:r w:rsidRPr="00340144">
        <w:rPr>
          <w:lang w:val="en-CA"/>
        </w:rPr>
        <w:t xml:space="preserve">If </w:t>
      </w:r>
      <w:r w:rsidRPr="00340144">
        <w:rPr>
          <w:b/>
          <w:lang w:val="en-CA"/>
        </w:rPr>
        <w:t>Full/Change</w:t>
      </w:r>
      <w:r w:rsidRPr="00340144">
        <w:rPr>
          <w:lang w:val="en-CA"/>
        </w:rPr>
        <w:t xml:space="preserve"> (#3) set to ‘Change’ then Source Types of Full will not display in the List of Values</w:t>
      </w:r>
    </w:p>
    <w:p w:rsidR="00300199" w:rsidRPr="00340144" w:rsidRDefault="00300199" w:rsidP="00757098">
      <w:pPr>
        <w:pStyle w:val="ListParagraph"/>
        <w:numPr>
          <w:ilvl w:val="1"/>
          <w:numId w:val="17"/>
        </w:numPr>
        <w:rPr>
          <w:lang w:val="en-CA"/>
        </w:rPr>
      </w:pPr>
      <w:r w:rsidRPr="00340144">
        <w:rPr>
          <w:b/>
          <w:lang w:val="en-CA"/>
        </w:rPr>
        <w:t xml:space="preserve">Validation </w:t>
      </w:r>
      <w:r w:rsidR="0057204F" w:rsidRPr="00340144">
        <w:rPr>
          <w:b/>
          <w:lang w:val="en-CA"/>
        </w:rPr>
        <w:t>2</w:t>
      </w:r>
      <w:r w:rsidRPr="00340144">
        <w:rPr>
          <w:b/>
          <w:lang w:val="en-CA"/>
        </w:rPr>
        <w:t xml:space="preserve">: </w:t>
      </w:r>
      <w:r w:rsidRPr="00340144">
        <w:rPr>
          <w:lang w:val="en-CA"/>
        </w:rPr>
        <w:t xml:space="preserve">If </w:t>
      </w:r>
      <w:r w:rsidRPr="00340144">
        <w:rPr>
          <w:b/>
          <w:lang w:val="en-CA"/>
        </w:rPr>
        <w:t>Full/Change</w:t>
      </w:r>
      <w:r w:rsidRPr="00340144">
        <w:rPr>
          <w:lang w:val="en-CA"/>
        </w:rPr>
        <w:t xml:space="preserve"> (#3) set to ‘Full’ only source types of ‘Full’ will display in the List of Values</w:t>
      </w:r>
    </w:p>
    <w:p w:rsidR="00C2339E" w:rsidRPr="00340144" w:rsidRDefault="00CC7219" w:rsidP="00757098">
      <w:pPr>
        <w:pStyle w:val="ListParagraph"/>
        <w:numPr>
          <w:ilvl w:val="0"/>
          <w:numId w:val="17"/>
        </w:numPr>
        <w:rPr>
          <w:lang w:val="en-CA"/>
        </w:rPr>
      </w:pPr>
      <w:r w:rsidRPr="00340144">
        <w:rPr>
          <w:b/>
          <w:lang w:val="en-CA"/>
        </w:rPr>
        <w:t>Source Media</w:t>
      </w:r>
      <w:r w:rsidRPr="00340144">
        <w:rPr>
          <w:lang w:val="en-CA"/>
        </w:rPr>
        <w:t xml:space="preserve"> combo box - *Required</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“Source Media Type“</w:t>
      </w:r>
    </w:p>
    <w:p w:rsidR="00CC7219" w:rsidRPr="00340144" w:rsidRDefault="003A141D" w:rsidP="00757098">
      <w:pPr>
        <w:pStyle w:val="ListParagraph"/>
        <w:numPr>
          <w:ilvl w:val="1"/>
          <w:numId w:val="17"/>
        </w:numPr>
        <w:rPr>
          <w:lang w:val="en-CA"/>
        </w:rPr>
      </w:pPr>
      <w:r w:rsidRPr="00340144">
        <w:rPr>
          <w:b/>
          <w:lang w:val="en-CA"/>
        </w:rPr>
        <w:t>Default Field Value</w:t>
      </w:r>
      <w:r w:rsidRPr="00340144">
        <w:rPr>
          <w:lang w:val="en-CA"/>
        </w:rPr>
        <w:t xml:space="preserve">: </w:t>
      </w:r>
      <w:r w:rsidR="00CC7219" w:rsidRPr="00340144">
        <w:rPr>
          <w:lang w:val="en-CA"/>
        </w:rPr>
        <w:t>‘Select…’</w:t>
      </w:r>
    </w:p>
    <w:p w:rsidR="00CC7219" w:rsidRPr="00340144" w:rsidRDefault="00CC7219" w:rsidP="00757098">
      <w:pPr>
        <w:pStyle w:val="ListParagraph"/>
        <w:numPr>
          <w:ilvl w:val="1"/>
          <w:numId w:val="17"/>
        </w:numPr>
        <w:rPr>
          <w:lang w:val="en-CA"/>
        </w:rPr>
      </w:pPr>
      <w:r w:rsidRPr="00340144">
        <w:rPr>
          <w:b/>
          <w:lang w:val="en-CA"/>
        </w:rPr>
        <w:t>List of Values</w:t>
      </w:r>
      <w:r w:rsidRPr="00340144">
        <w:rPr>
          <w:lang w:val="en-CA"/>
        </w:rPr>
        <w:t>:</w:t>
      </w:r>
    </w:p>
    <w:p w:rsidR="00CC7219" w:rsidRPr="00340144" w:rsidRDefault="00CC7219" w:rsidP="00757098">
      <w:pPr>
        <w:pStyle w:val="ListParagraph"/>
        <w:numPr>
          <w:ilvl w:val="2"/>
          <w:numId w:val="17"/>
        </w:numPr>
        <w:rPr>
          <w:lang w:val="en-CA"/>
        </w:rPr>
      </w:pPr>
      <w:r w:rsidRPr="00340144">
        <w:rPr>
          <w:lang w:val="en-CA"/>
        </w:rPr>
        <w:t>Select…</w:t>
      </w:r>
    </w:p>
    <w:p w:rsidR="00C2001F" w:rsidRPr="00340144" w:rsidRDefault="00C2001F" w:rsidP="00757098">
      <w:pPr>
        <w:pStyle w:val="ListParagraph"/>
        <w:numPr>
          <w:ilvl w:val="2"/>
          <w:numId w:val="17"/>
        </w:numPr>
        <w:rPr>
          <w:lang w:val="en-CA"/>
        </w:rPr>
      </w:pPr>
      <w:r w:rsidRPr="00340144">
        <w:rPr>
          <w:lang w:val="en-CA"/>
        </w:rPr>
        <w:t>AFTN/NOTAM</w:t>
      </w:r>
    </w:p>
    <w:p w:rsidR="00CC7219" w:rsidRPr="00340144" w:rsidRDefault="00CC7219" w:rsidP="00757098">
      <w:pPr>
        <w:pStyle w:val="ListParagraph"/>
        <w:numPr>
          <w:ilvl w:val="2"/>
          <w:numId w:val="17"/>
        </w:numPr>
        <w:rPr>
          <w:lang w:val="en-CA"/>
        </w:rPr>
      </w:pPr>
      <w:r w:rsidRPr="00340144">
        <w:rPr>
          <w:lang w:val="en-CA"/>
        </w:rPr>
        <w:t>DVD</w:t>
      </w:r>
    </w:p>
    <w:p w:rsidR="00C2001F" w:rsidRPr="00340144" w:rsidRDefault="00C2001F" w:rsidP="00757098">
      <w:pPr>
        <w:pStyle w:val="ListParagraph"/>
        <w:numPr>
          <w:ilvl w:val="2"/>
          <w:numId w:val="17"/>
        </w:numPr>
        <w:rPr>
          <w:lang w:val="en-CA"/>
        </w:rPr>
      </w:pPr>
      <w:r w:rsidRPr="00340144">
        <w:rPr>
          <w:lang w:val="en-CA"/>
        </w:rPr>
        <w:t>Email</w:t>
      </w:r>
    </w:p>
    <w:p w:rsidR="00C2001F" w:rsidRPr="00340144" w:rsidRDefault="00C2001F" w:rsidP="00757098">
      <w:pPr>
        <w:pStyle w:val="ListParagraph"/>
        <w:numPr>
          <w:ilvl w:val="2"/>
          <w:numId w:val="17"/>
        </w:numPr>
        <w:rPr>
          <w:lang w:val="en-CA"/>
        </w:rPr>
      </w:pPr>
      <w:r w:rsidRPr="00340144">
        <w:rPr>
          <w:lang w:val="en-CA"/>
        </w:rPr>
        <w:t>Internet</w:t>
      </w:r>
    </w:p>
    <w:p w:rsidR="00C2001F" w:rsidRPr="00340144" w:rsidRDefault="00C2001F" w:rsidP="00757098">
      <w:pPr>
        <w:pStyle w:val="ListParagraph"/>
        <w:numPr>
          <w:ilvl w:val="2"/>
          <w:numId w:val="17"/>
        </w:numPr>
        <w:rPr>
          <w:lang w:val="en-CA"/>
        </w:rPr>
      </w:pPr>
      <w:r w:rsidRPr="00340144">
        <w:rPr>
          <w:lang w:val="en-CA"/>
        </w:rPr>
        <w:t>Mail</w:t>
      </w:r>
    </w:p>
    <w:p w:rsidR="00AA1E58" w:rsidRPr="00340144" w:rsidRDefault="00AA1E58" w:rsidP="00757098">
      <w:pPr>
        <w:pStyle w:val="ListParagraph"/>
        <w:numPr>
          <w:ilvl w:val="2"/>
          <w:numId w:val="17"/>
        </w:numPr>
        <w:rPr>
          <w:lang w:val="en-CA"/>
        </w:rPr>
      </w:pPr>
      <w:r w:rsidRPr="00340144">
        <w:rPr>
          <w:lang w:val="en-CA"/>
        </w:rPr>
        <w:t>Paper</w:t>
      </w:r>
    </w:p>
    <w:p w:rsidR="00CC7219" w:rsidRPr="00340144" w:rsidRDefault="00C2001F" w:rsidP="00757098">
      <w:pPr>
        <w:pStyle w:val="ListParagraph"/>
        <w:numPr>
          <w:ilvl w:val="2"/>
          <w:numId w:val="17"/>
        </w:numPr>
        <w:rPr>
          <w:lang w:val="en-CA"/>
        </w:rPr>
      </w:pPr>
      <w:r w:rsidRPr="00340144">
        <w:rPr>
          <w:lang w:val="en-CA"/>
        </w:rPr>
        <w:t>SFTP</w:t>
      </w:r>
    </w:p>
    <w:p w:rsidR="00C2339E" w:rsidRPr="00340144" w:rsidRDefault="00425B1C" w:rsidP="00757098">
      <w:pPr>
        <w:pStyle w:val="ListParagraph"/>
        <w:numPr>
          <w:ilvl w:val="0"/>
          <w:numId w:val="17"/>
        </w:numPr>
        <w:rPr>
          <w:lang w:val="en-CA"/>
        </w:rPr>
      </w:pPr>
      <w:r w:rsidRPr="00340144">
        <w:rPr>
          <w:b/>
          <w:lang w:val="en-CA"/>
        </w:rPr>
        <w:t>Effective Start Code</w:t>
      </w:r>
      <w:r w:rsidRPr="00340144">
        <w:rPr>
          <w:lang w:val="en-CA"/>
        </w:rPr>
        <w:t xml:space="preserve"> combo box – </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“Effective Start Code“</w:t>
      </w:r>
    </w:p>
    <w:p w:rsidR="003A141D" w:rsidRPr="00340144" w:rsidRDefault="003A141D" w:rsidP="00757098">
      <w:pPr>
        <w:pStyle w:val="ListParagraph"/>
        <w:numPr>
          <w:ilvl w:val="1"/>
          <w:numId w:val="17"/>
        </w:numPr>
        <w:rPr>
          <w:b/>
          <w:lang w:val="en-CA"/>
        </w:rPr>
      </w:pPr>
      <w:r w:rsidRPr="00340144">
        <w:rPr>
          <w:b/>
          <w:lang w:val="en-CA"/>
        </w:rPr>
        <w:t>Default Field Value</w:t>
      </w:r>
      <w:r w:rsidRPr="00340144">
        <w:rPr>
          <w:lang w:val="en-CA"/>
        </w:rPr>
        <w:t>: ‘Select</w:t>
      </w:r>
      <w:r w:rsidRPr="00340144">
        <w:rPr>
          <w:b/>
          <w:lang w:val="en-CA"/>
        </w:rPr>
        <w:t xml:space="preserve">…’ </w:t>
      </w:r>
    </w:p>
    <w:p w:rsidR="00425B1C" w:rsidRPr="00340144" w:rsidRDefault="00425B1C" w:rsidP="00757098">
      <w:pPr>
        <w:pStyle w:val="ListParagraph"/>
        <w:numPr>
          <w:ilvl w:val="1"/>
          <w:numId w:val="17"/>
        </w:numPr>
        <w:rPr>
          <w:b/>
          <w:lang w:val="en-CA"/>
        </w:rPr>
      </w:pPr>
      <w:r w:rsidRPr="00340144">
        <w:rPr>
          <w:b/>
          <w:lang w:val="en-CA"/>
        </w:rPr>
        <w:t>List of Values:</w:t>
      </w:r>
    </w:p>
    <w:p w:rsidR="00425B1C" w:rsidRPr="00340144" w:rsidRDefault="00425B1C" w:rsidP="00757098">
      <w:pPr>
        <w:pStyle w:val="ListParagraph"/>
        <w:numPr>
          <w:ilvl w:val="2"/>
          <w:numId w:val="17"/>
        </w:numPr>
        <w:rPr>
          <w:lang w:val="en-CA"/>
        </w:rPr>
      </w:pPr>
      <w:r w:rsidRPr="00340144">
        <w:rPr>
          <w:lang w:val="en-CA"/>
        </w:rPr>
        <w:t>Select…</w:t>
      </w:r>
    </w:p>
    <w:p w:rsidR="00425B1C" w:rsidRPr="00340144" w:rsidRDefault="00425B1C" w:rsidP="00757098">
      <w:pPr>
        <w:pStyle w:val="ListParagraph"/>
        <w:numPr>
          <w:ilvl w:val="2"/>
          <w:numId w:val="17"/>
        </w:numPr>
        <w:rPr>
          <w:lang w:val="en-CA"/>
        </w:rPr>
      </w:pPr>
      <w:r w:rsidRPr="00340144">
        <w:rPr>
          <w:lang w:val="en-CA"/>
        </w:rPr>
        <w:t>EBN</w:t>
      </w:r>
    </w:p>
    <w:p w:rsidR="00B37B14" w:rsidRPr="00340144" w:rsidRDefault="00425B1C" w:rsidP="00757098">
      <w:pPr>
        <w:pStyle w:val="ListParagraph"/>
        <w:numPr>
          <w:ilvl w:val="2"/>
          <w:numId w:val="17"/>
        </w:numPr>
        <w:rPr>
          <w:lang w:val="en-CA"/>
        </w:rPr>
      </w:pPr>
      <w:r w:rsidRPr="00340144">
        <w:rPr>
          <w:lang w:val="en-CA"/>
        </w:rPr>
        <w:t>WIE</w:t>
      </w:r>
    </w:p>
    <w:p w:rsidR="00C2339E" w:rsidRPr="00340144" w:rsidRDefault="00425B1C" w:rsidP="00757098">
      <w:pPr>
        <w:pStyle w:val="ListParagraph"/>
        <w:numPr>
          <w:ilvl w:val="0"/>
          <w:numId w:val="17"/>
        </w:numPr>
        <w:rPr>
          <w:lang w:val="en-CA"/>
        </w:rPr>
      </w:pPr>
      <w:r w:rsidRPr="00340144">
        <w:rPr>
          <w:b/>
          <w:lang w:val="en-CA"/>
        </w:rPr>
        <w:t>Effective End Code</w:t>
      </w:r>
      <w:r w:rsidRPr="00340144">
        <w:rPr>
          <w:lang w:val="en-CA"/>
        </w:rPr>
        <w:t xml:space="preserve"> combo box</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“Effective End Code“</w:t>
      </w:r>
    </w:p>
    <w:p w:rsidR="003A141D" w:rsidRPr="00340144" w:rsidRDefault="003A141D" w:rsidP="00757098">
      <w:pPr>
        <w:pStyle w:val="ListParagraph"/>
        <w:numPr>
          <w:ilvl w:val="1"/>
          <w:numId w:val="17"/>
        </w:numPr>
        <w:rPr>
          <w:lang w:val="en-CA"/>
        </w:rPr>
      </w:pPr>
      <w:r w:rsidRPr="00340144">
        <w:rPr>
          <w:b/>
          <w:lang w:val="en-CA"/>
        </w:rPr>
        <w:t>Default Field Value</w:t>
      </w:r>
      <w:r w:rsidRPr="00340144">
        <w:rPr>
          <w:lang w:val="en-CA"/>
        </w:rPr>
        <w:t>: ‘Select…’</w:t>
      </w:r>
    </w:p>
    <w:p w:rsidR="00425B1C" w:rsidRPr="00340144" w:rsidRDefault="00425B1C" w:rsidP="00757098">
      <w:pPr>
        <w:pStyle w:val="ListParagraph"/>
        <w:numPr>
          <w:ilvl w:val="1"/>
          <w:numId w:val="17"/>
        </w:numPr>
        <w:rPr>
          <w:lang w:val="en-CA"/>
        </w:rPr>
      </w:pPr>
      <w:r w:rsidRPr="00340144">
        <w:rPr>
          <w:b/>
          <w:lang w:val="en-CA"/>
        </w:rPr>
        <w:t>List of Values</w:t>
      </w:r>
      <w:r w:rsidR="00383542" w:rsidRPr="00340144">
        <w:rPr>
          <w:b/>
          <w:lang w:val="en-CA"/>
        </w:rPr>
        <w:t>:</w:t>
      </w:r>
    </w:p>
    <w:p w:rsidR="00383542" w:rsidRPr="00340144" w:rsidRDefault="00383542" w:rsidP="00757098">
      <w:pPr>
        <w:pStyle w:val="ListParagraph"/>
        <w:numPr>
          <w:ilvl w:val="2"/>
          <w:numId w:val="17"/>
        </w:numPr>
        <w:rPr>
          <w:lang w:val="en-CA"/>
        </w:rPr>
      </w:pPr>
      <w:r w:rsidRPr="00340144">
        <w:rPr>
          <w:lang w:val="en-CA"/>
        </w:rPr>
        <w:t>Select…</w:t>
      </w:r>
    </w:p>
    <w:p w:rsidR="00383542" w:rsidRPr="00340144" w:rsidRDefault="00383542" w:rsidP="00757098">
      <w:pPr>
        <w:pStyle w:val="ListParagraph"/>
        <w:numPr>
          <w:ilvl w:val="2"/>
          <w:numId w:val="17"/>
        </w:numPr>
        <w:rPr>
          <w:lang w:val="en-CA"/>
        </w:rPr>
      </w:pPr>
      <w:r w:rsidRPr="00340144">
        <w:rPr>
          <w:lang w:val="en-CA"/>
        </w:rPr>
        <w:t>EBN</w:t>
      </w:r>
    </w:p>
    <w:p w:rsidR="00383542" w:rsidRPr="00340144" w:rsidRDefault="00383542" w:rsidP="00757098">
      <w:pPr>
        <w:pStyle w:val="ListParagraph"/>
        <w:numPr>
          <w:ilvl w:val="2"/>
          <w:numId w:val="17"/>
        </w:numPr>
        <w:rPr>
          <w:lang w:val="en-CA"/>
        </w:rPr>
      </w:pPr>
      <w:r w:rsidRPr="00340144">
        <w:rPr>
          <w:lang w:val="en-CA"/>
        </w:rPr>
        <w:t>UFN</w:t>
      </w:r>
    </w:p>
    <w:p w:rsidR="00B37B14" w:rsidRPr="00340144" w:rsidRDefault="00B37B14" w:rsidP="00757098">
      <w:pPr>
        <w:pStyle w:val="ListParagraph"/>
        <w:numPr>
          <w:ilvl w:val="1"/>
          <w:numId w:val="17"/>
        </w:numPr>
        <w:rPr>
          <w:lang w:val="en-CA"/>
        </w:rPr>
      </w:pPr>
      <w:r w:rsidRPr="00340144">
        <w:rPr>
          <w:b/>
          <w:lang w:val="en-CA"/>
        </w:rPr>
        <w:t>Validation 1:</w:t>
      </w:r>
      <w:r w:rsidRPr="00340144">
        <w:rPr>
          <w:lang w:val="en-CA"/>
        </w:rPr>
        <w:t xml:space="preserve"> If</w:t>
      </w:r>
      <w:r w:rsidRPr="00340144">
        <w:rPr>
          <w:b/>
          <w:lang w:val="en-CA"/>
        </w:rPr>
        <w:t xml:space="preserve"> Is Temporary</w:t>
      </w:r>
      <w:r w:rsidRPr="00340144">
        <w:rPr>
          <w:lang w:val="en-CA"/>
        </w:rPr>
        <w:t xml:space="preserve"> (#14) is [checked] </w:t>
      </w:r>
      <w:r w:rsidR="00087B20" w:rsidRPr="00340144">
        <w:rPr>
          <w:b/>
          <w:lang w:val="en-CA"/>
        </w:rPr>
        <w:t>Effective End Code</w:t>
      </w:r>
      <w:r w:rsidRPr="00340144">
        <w:rPr>
          <w:lang w:val="en-CA"/>
        </w:rPr>
        <w:t xml:space="preserve"> is enabled and Default Field Value displays ‘Select…’</w:t>
      </w:r>
    </w:p>
    <w:p w:rsidR="00B37B14" w:rsidRPr="00340144" w:rsidRDefault="00B37B14" w:rsidP="00757098">
      <w:pPr>
        <w:pStyle w:val="ListParagraph"/>
        <w:numPr>
          <w:ilvl w:val="1"/>
          <w:numId w:val="17"/>
        </w:numPr>
        <w:rPr>
          <w:lang w:val="en-CA"/>
        </w:rPr>
      </w:pPr>
      <w:r w:rsidRPr="00340144">
        <w:rPr>
          <w:b/>
          <w:lang w:val="en-CA"/>
        </w:rPr>
        <w:t>Validation 2</w:t>
      </w:r>
      <w:r w:rsidRPr="00340144">
        <w:rPr>
          <w:lang w:val="en-CA"/>
        </w:rPr>
        <w:t xml:space="preserve">: If </w:t>
      </w:r>
      <w:r w:rsidRPr="00340144">
        <w:rPr>
          <w:b/>
          <w:lang w:val="en-CA"/>
        </w:rPr>
        <w:t>Is Temporary</w:t>
      </w:r>
      <w:r w:rsidRPr="00340144">
        <w:rPr>
          <w:lang w:val="en-CA"/>
        </w:rPr>
        <w:t xml:space="preserve"> (#14) is [unchecked] </w:t>
      </w:r>
      <w:r w:rsidRPr="00340144">
        <w:rPr>
          <w:b/>
          <w:lang w:val="en-CA"/>
        </w:rPr>
        <w:t xml:space="preserve">Effective End Code </w:t>
      </w:r>
      <w:r w:rsidRPr="00340144">
        <w:rPr>
          <w:lang w:val="en-CA"/>
        </w:rPr>
        <w:t>is disabled and Default Field Value displays ‘Select…’</w:t>
      </w:r>
    </w:p>
    <w:p w:rsidR="00B37B14" w:rsidRPr="00340144" w:rsidRDefault="00B37B14" w:rsidP="00757098">
      <w:pPr>
        <w:pStyle w:val="ListParagraph"/>
        <w:numPr>
          <w:ilvl w:val="1"/>
          <w:numId w:val="17"/>
        </w:numPr>
        <w:rPr>
          <w:lang w:val="en-CA"/>
        </w:rPr>
      </w:pPr>
      <w:r w:rsidRPr="00340144">
        <w:rPr>
          <w:b/>
          <w:lang w:val="en-CA"/>
        </w:rPr>
        <w:t>Validation 3</w:t>
      </w:r>
      <w:r w:rsidRPr="00340144">
        <w:rPr>
          <w:lang w:val="en-CA"/>
        </w:rPr>
        <w:t xml:space="preserve">: If </w:t>
      </w:r>
      <w:r w:rsidRPr="00340144">
        <w:rPr>
          <w:b/>
          <w:lang w:val="en-CA"/>
        </w:rPr>
        <w:t xml:space="preserve">Effective End </w:t>
      </w:r>
      <w:r w:rsidR="00534EF3" w:rsidRPr="00340144">
        <w:rPr>
          <w:b/>
          <w:lang w:val="en-CA"/>
        </w:rPr>
        <w:t>Code</w:t>
      </w:r>
      <w:r w:rsidRPr="00340144">
        <w:rPr>
          <w:lang w:val="en-CA"/>
        </w:rPr>
        <w:t xml:space="preserve"> is enabled and value is not null</w:t>
      </w:r>
      <w:r w:rsidR="00534EF3" w:rsidRPr="00340144">
        <w:rPr>
          <w:b/>
          <w:lang w:val="en-CA"/>
        </w:rPr>
        <w:t xml:space="preserve"> Effective End Date</w:t>
      </w:r>
      <w:r w:rsidRPr="00340144">
        <w:rPr>
          <w:b/>
          <w:lang w:val="en-CA"/>
        </w:rPr>
        <w:t xml:space="preserve"> </w:t>
      </w:r>
      <w:r w:rsidR="00534EF3" w:rsidRPr="00340144">
        <w:rPr>
          <w:lang w:val="en-CA"/>
        </w:rPr>
        <w:t xml:space="preserve">(#20) </w:t>
      </w:r>
      <w:r w:rsidRPr="00340144">
        <w:rPr>
          <w:lang w:val="en-CA"/>
        </w:rPr>
        <w:t>is disabled and Default Field Value</w:t>
      </w:r>
      <w:r w:rsidR="00534EF3" w:rsidRPr="00340144">
        <w:rPr>
          <w:lang w:val="en-CA"/>
        </w:rPr>
        <w:t xml:space="preserve"> is null</w:t>
      </w:r>
    </w:p>
    <w:p w:rsidR="00B37B14" w:rsidRPr="00340144" w:rsidRDefault="00B37B14" w:rsidP="00757098">
      <w:pPr>
        <w:pStyle w:val="ListParagraph"/>
        <w:numPr>
          <w:ilvl w:val="1"/>
          <w:numId w:val="17"/>
        </w:numPr>
        <w:rPr>
          <w:lang w:val="en-CA"/>
        </w:rPr>
      </w:pPr>
      <w:r w:rsidRPr="00340144">
        <w:rPr>
          <w:b/>
          <w:lang w:val="en-CA"/>
        </w:rPr>
        <w:lastRenderedPageBreak/>
        <w:t>Validation 4</w:t>
      </w:r>
      <w:r w:rsidRPr="00340144">
        <w:rPr>
          <w:lang w:val="en-CA"/>
        </w:rPr>
        <w:t xml:space="preserve">: If </w:t>
      </w:r>
      <w:r w:rsidRPr="00340144">
        <w:rPr>
          <w:b/>
          <w:lang w:val="en-CA"/>
        </w:rPr>
        <w:t xml:space="preserve">Effective End </w:t>
      </w:r>
      <w:r w:rsidR="00534EF3" w:rsidRPr="00340144">
        <w:rPr>
          <w:b/>
          <w:lang w:val="en-CA"/>
        </w:rPr>
        <w:t>Cod</w:t>
      </w:r>
      <w:r w:rsidRPr="00340144">
        <w:rPr>
          <w:b/>
          <w:lang w:val="en-CA"/>
        </w:rPr>
        <w:t>e</w:t>
      </w:r>
      <w:r w:rsidRPr="00340144">
        <w:rPr>
          <w:lang w:val="en-CA"/>
        </w:rPr>
        <w:t xml:space="preserve"> is enabled and value is </w:t>
      </w:r>
      <w:r w:rsidR="00534EF3" w:rsidRPr="00340144">
        <w:rPr>
          <w:lang w:val="en-CA"/>
        </w:rPr>
        <w:t>‘Select…’</w:t>
      </w:r>
      <w:r w:rsidRPr="00340144">
        <w:rPr>
          <w:b/>
          <w:lang w:val="en-CA"/>
        </w:rPr>
        <w:t xml:space="preserve"> Effective End </w:t>
      </w:r>
      <w:r w:rsidR="00534EF3" w:rsidRPr="00340144">
        <w:rPr>
          <w:b/>
          <w:lang w:val="en-CA"/>
        </w:rPr>
        <w:t>Dat</w:t>
      </w:r>
      <w:r w:rsidRPr="00340144">
        <w:rPr>
          <w:b/>
          <w:lang w:val="en-CA"/>
        </w:rPr>
        <w:t xml:space="preserve">e </w:t>
      </w:r>
      <w:r w:rsidR="00534EF3" w:rsidRPr="00340144">
        <w:rPr>
          <w:lang w:val="en-CA"/>
        </w:rPr>
        <w:t>(#20)</w:t>
      </w:r>
      <w:r w:rsidR="00534EF3" w:rsidRPr="00340144">
        <w:rPr>
          <w:b/>
          <w:lang w:val="en-CA"/>
        </w:rPr>
        <w:t xml:space="preserve"> </w:t>
      </w:r>
      <w:r w:rsidRPr="00340144">
        <w:rPr>
          <w:lang w:val="en-CA"/>
        </w:rPr>
        <w:t xml:space="preserve">is enabled and Default Field Value </w:t>
      </w:r>
      <w:r w:rsidR="00534EF3" w:rsidRPr="00340144">
        <w:rPr>
          <w:lang w:val="en-CA"/>
        </w:rPr>
        <w:t>is null</w:t>
      </w:r>
    </w:p>
    <w:p w:rsidR="00C2339E" w:rsidRPr="00340144" w:rsidRDefault="00383542" w:rsidP="00757098">
      <w:pPr>
        <w:pStyle w:val="ListParagraph"/>
        <w:numPr>
          <w:ilvl w:val="0"/>
          <w:numId w:val="17"/>
        </w:numPr>
        <w:rPr>
          <w:lang w:val="en-CA"/>
        </w:rPr>
      </w:pPr>
      <w:r w:rsidRPr="00340144">
        <w:rPr>
          <w:b/>
          <w:lang w:val="en-CA"/>
        </w:rPr>
        <w:t>Effective Start Date</w:t>
      </w:r>
      <w:r w:rsidRPr="00340144">
        <w:rPr>
          <w:lang w:val="en-CA"/>
        </w:rPr>
        <w:t xml:space="preserve"> calendar control</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“Effective Start Date“</w:t>
      </w:r>
    </w:p>
    <w:p w:rsidR="003A141D" w:rsidRPr="00340144" w:rsidRDefault="003A141D" w:rsidP="00757098">
      <w:pPr>
        <w:pStyle w:val="ListParagraph"/>
        <w:numPr>
          <w:ilvl w:val="1"/>
          <w:numId w:val="17"/>
        </w:numPr>
        <w:rPr>
          <w:lang w:val="en-CA"/>
        </w:rPr>
      </w:pPr>
      <w:r w:rsidRPr="00340144">
        <w:rPr>
          <w:b/>
          <w:lang w:val="en-CA"/>
        </w:rPr>
        <w:t>Default Field Value</w:t>
      </w:r>
      <w:r w:rsidRPr="00340144">
        <w:rPr>
          <w:lang w:val="en-CA"/>
        </w:rPr>
        <w:t>: null</w:t>
      </w:r>
    </w:p>
    <w:p w:rsidR="003A7FA9" w:rsidRPr="00340144" w:rsidRDefault="003A7FA9" w:rsidP="00757098">
      <w:pPr>
        <w:pStyle w:val="ListParagraph"/>
        <w:numPr>
          <w:ilvl w:val="1"/>
          <w:numId w:val="17"/>
        </w:numPr>
        <w:rPr>
          <w:lang w:val="en-CA"/>
        </w:rPr>
      </w:pPr>
      <w:r w:rsidRPr="00340144">
        <w:rPr>
          <w:b/>
          <w:lang w:val="en-CA"/>
        </w:rPr>
        <w:t>Date Format</w:t>
      </w:r>
      <w:r w:rsidRPr="00340144">
        <w:rPr>
          <w:lang w:val="en-CA"/>
        </w:rPr>
        <w:t>: DD Mon YYYY</w:t>
      </w:r>
    </w:p>
    <w:p w:rsidR="003A7FA9" w:rsidRPr="00340144" w:rsidRDefault="003A7FA9" w:rsidP="00757098">
      <w:pPr>
        <w:pStyle w:val="ListParagraph"/>
        <w:numPr>
          <w:ilvl w:val="1"/>
          <w:numId w:val="17"/>
        </w:numPr>
        <w:rPr>
          <w:lang w:val="en-CA"/>
        </w:rPr>
      </w:pPr>
      <w:r w:rsidRPr="00340144">
        <w:rPr>
          <w:b/>
          <w:lang w:val="en-CA"/>
        </w:rPr>
        <w:t>Validation 1: Effective Start Date</w:t>
      </w:r>
      <w:r w:rsidRPr="00340144">
        <w:rPr>
          <w:lang w:val="en-CA"/>
        </w:rPr>
        <w:t xml:space="preserve"> cannot be AFTER </w:t>
      </w:r>
      <w:r w:rsidRPr="00340144">
        <w:rPr>
          <w:b/>
          <w:lang w:val="en-CA"/>
        </w:rPr>
        <w:t>Effective End Date</w:t>
      </w:r>
    </w:p>
    <w:p w:rsidR="00C2339E" w:rsidRPr="00340144" w:rsidRDefault="00383542" w:rsidP="00757098">
      <w:pPr>
        <w:pStyle w:val="ListParagraph"/>
        <w:numPr>
          <w:ilvl w:val="0"/>
          <w:numId w:val="17"/>
        </w:numPr>
        <w:rPr>
          <w:lang w:val="en-CA"/>
        </w:rPr>
      </w:pPr>
      <w:r w:rsidRPr="00340144">
        <w:rPr>
          <w:b/>
          <w:lang w:val="en-CA"/>
        </w:rPr>
        <w:t>Effective End Date</w:t>
      </w:r>
      <w:r w:rsidRPr="00340144">
        <w:rPr>
          <w:lang w:val="en-CA"/>
        </w:rPr>
        <w:t xml:space="preserve"> calendar control</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“Effective End Date“</w:t>
      </w:r>
    </w:p>
    <w:p w:rsidR="003A7FA9" w:rsidRPr="00340144" w:rsidRDefault="00035439" w:rsidP="003A7FA9">
      <w:pPr>
        <w:pStyle w:val="ListParagraph"/>
        <w:numPr>
          <w:ilvl w:val="1"/>
          <w:numId w:val="17"/>
        </w:numPr>
        <w:rPr>
          <w:lang w:val="en-CA"/>
        </w:rPr>
      </w:pPr>
      <w:r w:rsidRPr="00340144">
        <w:rPr>
          <w:b/>
          <w:lang w:val="en-CA"/>
        </w:rPr>
        <w:t>Default Field Value</w:t>
      </w:r>
      <w:r w:rsidRPr="00340144">
        <w:rPr>
          <w:lang w:val="en-CA"/>
        </w:rPr>
        <w:t>: null</w:t>
      </w:r>
      <w:r w:rsidR="003A7FA9" w:rsidRPr="00340144">
        <w:rPr>
          <w:lang w:val="en-CA"/>
        </w:rPr>
        <w:t xml:space="preserve"> </w:t>
      </w:r>
    </w:p>
    <w:p w:rsidR="00035439" w:rsidRPr="00340144" w:rsidRDefault="003A7FA9" w:rsidP="003A7FA9">
      <w:pPr>
        <w:pStyle w:val="ListParagraph"/>
        <w:numPr>
          <w:ilvl w:val="1"/>
          <w:numId w:val="17"/>
        </w:numPr>
        <w:rPr>
          <w:lang w:val="en-CA"/>
        </w:rPr>
      </w:pPr>
      <w:r w:rsidRPr="00340144">
        <w:rPr>
          <w:b/>
          <w:lang w:val="en-CA"/>
        </w:rPr>
        <w:t>Date Format</w:t>
      </w:r>
      <w:r w:rsidRPr="00340144">
        <w:rPr>
          <w:lang w:val="en-CA"/>
        </w:rPr>
        <w:t>: DD Mon YYYY</w:t>
      </w:r>
    </w:p>
    <w:p w:rsidR="00087B20" w:rsidRPr="00340144" w:rsidRDefault="00087B20" w:rsidP="00757098">
      <w:pPr>
        <w:pStyle w:val="ListParagraph"/>
        <w:numPr>
          <w:ilvl w:val="1"/>
          <w:numId w:val="17"/>
        </w:numPr>
        <w:rPr>
          <w:lang w:val="en-CA"/>
        </w:rPr>
      </w:pPr>
      <w:r w:rsidRPr="00340144">
        <w:rPr>
          <w:b/>
          <w:lang w:val="en-CA"/>
        </w:rPr>
        <w:t>Validation 1:</w:t>
      </w:r>
      <w:r w:rsidRPr="00340144">
        <w:rPr>
          <w:lang w:val="en-CA"/>
        </w:rPr>
        <w:t xml:space="preserve"> If</w:t>
      </w:r>
      <w:r w:rsidRPr="00340144">
        <w:rPr>
          <w:b/>
          <w:lang w:val="en-CA"/>
        </w:rPr>
        <w:t xml:space="preserve"> Is Temporary</w:t>
      </w:r>
      <w:r w:rsidRPr="00340144">
        <w:rPr>
          <w:lang w:val="en-CA"/>
        </w:rPr>
        <w:t xml:space="preserve"> (#14) is [checked] </w:t>
      </w:r>
      <w:r w:rsidRPr="00340144">
        <w:rPr>
          <w:b/>
          <w:lang w:val="en-CA"/>
        </w:rPr>
        <w:t>Effective End Date</w:t>
      </w:r>
      <w:r w:rsidRPr="00340144">
        <w:rPr>
          <w:lang w:val="en-CA"/>
        </w:rPr>
        <w:t xml:space="preserve"> is enabled and Default Field Value is null</w:t>
      </w:r>
    </w:p>
    <w:p w:rsidR="00087B20" w:rsidRPr="00340144" w:rsidRDefault="00087B20" w:rsidP="00757098">
      <w:pPr>
        <w:pStyle w:val="ListParagraph"/>
        <w:numPr>
          <w:ilvl w:val="1"/>
          <w:numId w:val="17"/>
        </w:numPr>
        <w:rPr>
          <w:lang w:val="en-CA"/>
        </w:rPr>
      </w:pPr>
      <w:r w:rsidRPr="00340144">
        <w:rPr>
          <w:b/>
          <w:lang w:val="en-CA"/>
        </w:rPr>
        <w:t>Validation 2</w:t>
      </w:r>
      <w:r w:rsidRPr="00340144">
        <w:rPr>
          <w:lang w:val="en-CA"/>
        </w:rPr>
        <w:t xml:space="preserve">: If </w:t>
      </w:r>
      <w:r w:rsidRPr="00340144">
        <w:rPr>
          <w:b/>
          <w:lang w:val="en-CA"/>
        </w:rPr>
        <w:t>Is Temporary</w:t>
      </w:r>
      <w:r w:rsidRPr="00340144">
        <w:rPr>
          <w:lang w:val="en-CA"/>
        </w:rPr>
        <w:t xml:space="preserve"> (#14) is [unchecked] </w:t>
      </w:r>
      <w:r w:rsidRPr="00340144">
        <w:rPr>
          <w:b/>
          <w:lang w:val="en-CA"/>
        </w:rPr>
        <w:t xml:space="preserve">Effective End Date </w:t>
      </w:r>
      <w:r w:rsidRPr="00340144">
        <w:rPr>
          <w:lang w:val="en-CA"/>
        </w:rPr>
        <w:t>is disabled and Default Field Value is null</w:t>
      </w:r>
    </w:p>
    <w:p w:rsidR="00087B20" w:rsidRPr="00340144" w:rsidRDefault="00087B20" w:rsidP="00757098">
      <w:pPr>
        <w:pStyle w:val="ListParagraph"/>
        <w:numPr>
          <w:ilvl w:val="1"/>
          <w:numId w:val="17"/>
        </w:numPr>
        <w:rPr>
          <w:lang w:val="en-CA"/>
        </w:rPr>
      </w:pPr>
      <w:r w:rsidRPr="00340144">
        <w:rPr>
          <w:b/>
          <w:lang w:val="en-CA"/>
        </w:rPr>
        <w:t>Validation 3</w:t>
      </w:r>
      <w:r w:rsidRPr="00340144">
        <w:rPr>
          <w:lang w:val="en-CA"/>
        </w:rPr>
        <w:t xml:space="preserve">: If </w:t>
      </w:r>
      <w:r w:rsidRPr="00340144">
        <w:rPr>
          <w:b/>
          <w:lang w:val="en-CA"/>
        </w:rPr>
        <w:t>Effective End Date</w:t>
      </w:r>
      <w:r w:rsidRPr="00340144">
        <w:rPr>
          <w:lang w:val="en-CA"/>
        </w:rPr>
        <w:t xml:space="preserve"> is enabled and value is not null</w:t>
      </w:r>
      <w:r w:rsidRPr="00340144">
        <w:rPr>
          <w:b/>
          <w:lang w:val="en-CA"/>
        </w:rPr>
        <w:t xml:space="preserve"> Effective End Code </w:t>
      </w:r>
      <w:r w:rsidRPr="00340144">
        <w:rPr>
          <w:lang w:val="en-CA"/>
        </w:rPr>
        <w:t>(#18) is disabled and Default Field Value displays ‘Select…’</w:t>
      </w:r>
    </w:p>
    <w:p w:rsidR="00087B20" w:rsidRPr="00340144" w:rsidRDefault="00087B20" w:rsidP="00757098">
      <w:pPr>
        <w:pStyle w:val="ListParagraph"/>
        <w:numPr>
          <w:ilvl w:val="1"/>
          <w:numId w:val="17"/>
        </w:numPr>
        <w:rPr>
          <w:lang w:val="en-CA"/>
        </w:rPr>
      </w:pPr>
      <w:r w:rsidRPr="00340144">
        <w:rPr>
          <w:b/>
          <w:lang w:val="en-CA"/>
        </w:rPr>
        <w:t>Validation 4</w:t>
      </w:r>
      <w:r w:rsidRPr="00340144">
        <w:rPr>
          <w:lang w:val="en-CA"/>
        </w:rPr>
        <w:t xml:space="preserve">: If </w:t>
      </w:r>
      <w:r w:rsidRPr="00340144">
        <w:rPr>
          <w:b/>
          <w:lang w:val="en-CA"/>
        </w:rPr>
        <w:t>Effective End Date</w:t>
      </w:r>
      <w:r w:rsidRPr="00340144">
        <w:rPr>
          <w:lang w:val="en-CA"/>
        </w:rPr>
        <w:t xml:space="preserve"> is enabled and value is null</w:t>
      </w:r>
      <w:r w:rsidRPr="00340144">
        <w:rPr>
          <w:b/>
          <w:lang w:val="en-CA"/>
        </w:rPr>
        <w:t xml:space="preserve"> Effective End Code </w:t>
      </w:r>
      <w:r w:rsidRPr="00340144">
        <w:rPr>
          <w:lang w:val="en-CA"/>
        </w:rPr>
        <w:t>(#18) is enabled and Default Field Value displays ‘Select…’</w:t>
      </w:r>
    </w:p>
    <w:p w:rsidR="003A7FA9" w:rsidRPr="00340144" w:rsidRDefault="003A7FA9" w:rsidP="00757098">
      <w:pPr>
        <w:pStyle w:val="ListParagraph"/>
        <w:numPr>
          <w:ilvl w:val="1"/>
          <w:numId w:val="17"/>
        </w:numPr>
        <w:rPr>
          <w:lang w:val="en-CA"/>
        </w:rPr>
      </w:pPr>
      <w:r w:rsidRPr="00340144">
        <w:rPr>
          <w:b/>
          <w:lang w:val="en-CA"/>
        </w:rPr>
        <w:t>Validation 5</w:t>
      </w:r>
      <w:r w:rsidRPr="00340144">
        <w:rPr>
          <w:lang w:val="en-CA"/>
        </w:rPr>
        <w:t xml:space="preserve">: </w:t>
      </w:r>
      <w:r w:rsidRPr="00340144">
        <w:rPr>
          <w:b/>
          <w:lang w:val="en-CA"/>
        </w:rPr>
        <w:t>Effective End Date</w:t>
      </w:r>
      <w:r w:rsidRPr="00340144">
        <w:rPr>
          <w:lang w:val="en-CA"/>
        </w:rPr>
        <w:t xml:space="preserve"> cannot be BEFORE </w:t>
      </w:r>
      <w:r w:rsidRPr="00340144">
        <w:rPr>
          <w:b/>
          <w:lang w:val="en-CA"/>
        </w:rPr>
        <w:t>Effective Start Date</w:t>
      </w:r>
      <w:r w:rsidRPr="00340144">
        <w:rPr>
          <w:lang w:val="en-CA"/>
        </w:rPr>
        <w:t xml:space="preserve"> (implemented as a disabling of all dates prior to selected </w:t>
      </w:r>
      <w:r w:rsidRPr="00340144">
        <w:rPr>
          <w:b/>
          <w:lang w:val="en-CA"/>
        </w:rPr>
        <w:t>Effective Start Date</w:t>
      </w:r>
      <w:r w:rsidRPr="00340144">
        <w:rPr>
          <w:lang w:val="en-CA"/>
        </w:rPr>
        <w:t>)</w:t>
      </w:r>
    </w:p>
    <w:p w:rsidR="00C2339E" w:rsidRPr="00340144" w:rsidRDefault="00383542" w:rsidP="00757098">
      <w:pPr>
        <w:pStyle w:val="ListParagraph"/>
        <w:numPr>
          <w:ilvl w:val="0"/>
          <w:numId w:val="17"/>
        </w:numPr>
        <w:rPr>
          <w:lang w:val="en-CA"/>
        </w:rPr>
      </w:pPr>
      <w:r w:rsidRPr="00340144">
        <w:rPr>
          <w:b/>
          <w:lang w:val="en-CA"/>
        </w:rPr>
        <w:t>Received Date</w:t>
      </w:r>
      <w:r w:rsidRPr="00340144">
        <w:rPr>
          <w:lang w:val="en-CA"/>
        </w:rPr>
        <w:t xml:space="preserve"> calendar control - *Required</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“Received Date“</w:t>
      </w:r>
    </w:p>
    <w:p w:rsidR="003A7FA9" w:rsidRPr="00340144" w:rsidRDefault="00035439" w:rsidP="003A7FA9">
      <w:pPr>
        <w:pStyle w:val="ListParagraph"/>
        <w:numPr>
          <w:ilvl w:val="1"/>
          <w:numId w:val="17"/>
        </w:numPr>
        <w:rPr>
          <w:lang w:val="en-CA"/>
        </w:rPr>
      </w:pPr>
      <w:r w:rsidRPr="00340144">
        <w:rPr>
          <w:b/>
          <w:lang w:val="en-CA"/>
        </w:rPr>
        <w:t>Default Field Value</w:t>
      </w:r>
      <w:r w:rsidRPr="00340144">
        <w:rPr>
          <w:lang w:val="en-CA"/>
        </w:rPr>
        <w:t>: null</w:t>
      </w:r>
      <w:r w:rsidR="003A7FA9" w:rsidRPr="00340144">
        <w:rPr>
          <w:lang w:val="en-CA"/>
        </w:rPr>
        <w:t xml:space="preserve"> </w:t>
      </w:r>
    </w:p>
    <w:p w:rsidR="00035439" w:rsidRPr="00340144" w:rsidRDefault="003A7FA9" w:rsidP="003A7FA9">
      <w:pPr>
        <w:pStyle w:val="ListParagraph"/>
        <w:numPr>
          <w:ilvl w:val="1"/>
          <w:numId w:val="17"/>
        </w:numPr>
        <w:rPr>
          <w:lang w:val="en-CA"/>
        </w:rPr>
      </w:pPr>
      <w:r w:rsidRPr="00340144">
        <w:rPr>
          <w:b/>
          <w:lang w:val="en-CA"/>
        </w:rPr>
        <w:t>Date Format</w:t>
      </w:r>
      <w:r w:rsidRPr="00340144">
        <w:rPr>
          <w:lang w:val="en-CA"/>
        </w:rPr>
        <w:t>: DD Mon YYYY</w:t>
      </w:r>
    </w:p>
    <w:p w:rsidR="00C2339E" w:rsidRPr="00340144" w:rsidRDefault="00383542" w:rsidP="00757098">
      <w:pPr>
        <w:pStyle w:val="ListParagraph"/>
        <w:numPr>
          <w:ilvl w:val="0"/>
          <w:numId w:val="17"/>
        </w:numPr>
        <w:rPr>
          <w:lang w:val="en-CA"/>
        </w:rPr>
      </w:pPr>
      <w:r w:rsidRPr="00340144">
        <w:rPr>
          <w:b/>
          <w:lang w:val="en-CA"/>
        </w:rPr>
        <w:t>Publication Date</w:t>
      </w:r>
      <w:r w:rsidRPr="00340144">
        <w:rPr>
          <w:lang w:val="en-CA"/>
        </w:rPr>
        <w:t xml:space="preserve"> calendar control - *Required</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“Publication Date“</w:t>
      </w:r>
    </w:p>
    <w:p w:rsidR="003A7FA9" w:rsidRPr="00340144" w:rsidRDefault="00035439" w:rsidP="003A7FA9">
      <w:pPr>
        <w:pStyle w:val="ListParagraph"/>
        <w:numPr>
          <w:ilvl w:val="1"/>
          <w:numId w:val="17"/>
        </w:numPr>
        <w:rPr>
          <w:lang w:val="en-CA"/>
        </w:rPr>
      </w:pPr>
      <w:r w:rsidRPr="00340144">
        <w:rPr>
          <w:b/>
          <w:lang w:val="en-CA"/>
        </w:rPr>
        <w:t>Default Field Value</w:t>
      </w:r>
      <w:r w:rsidRPr="00340144">
        <w:rPr>
          <w:lang w:val="en-CA"/>
        </w:rPr>
        <w:t>: null</w:t>
      </w:r>
      <w:r w:rsidR="003A7FA9" w:rsidRPr="00340144">
        <w:rPr>
          <w:lang w:val="en-CA"/>
        </w:rPr>
        <w:t xml:space="preserve"> </w:t>
      </w:r>
    </w:p>
    <w:p w:rsidR="00035439" w:rsidRPr="00340144" w:rsidRDefault="003A7FA9" w:rsidP="003A7FA9">
      <w:pPr>
        <w:pStyle w:val="ListParagraph"/>
        <w:numPr>
          <w:ilvl w:val="1"/>
          <w:numId w:val="17"/>
        </w:numPr>
        <w:rPr>
          <w:lang w:val="en-CA"/>
        </w:rPr>
      </w:pPr>
      <w:r w:rsidRPr="00340144">
        <w:rPr>
          <w:b/>
          <w:lang w:val="en-CA"/>
        </w:rPr>
        <w:t>Date Format</w:t>
      </w:r>
      <w:r w:rsidRPr="00340144">
        <w:rPr>
          <w:lang w:val="en-CA"/>
        </w:rPr>
        <w:t>: DD Mon YYYY</w:t>
      </w:r>
    </w:p>
    <w:p w:rsidR="00C2339E" w:rsidRPr="00340144" w:rsidRDefault="00383542" w:rsidP="00757098">
      <w:pPr>
        <w:pStyle w:val="ListParagraph"/>
        <w:numPr>
          <w:ilvl w:val="0"/>
          <w:numId w:val="17"/>
        </w:numPr>
        <w:rPr>
          <w:lang w:val="en-CA"/>
        </w:rPr>
      </w:pPr>
      <w:r w:rsidRPr="00340144">
        <w:rPr>
          <w:b/>
          <w:lang w:val="en-CA"/>
        </w:rPr>
        <w:t>Version</w:t>
      </w:r>
      <w:r w:rsidRPr="00340144">
        <w:rPr>
          <w:lang w:val="en-CA"/>
        </w:rPr>
        <w:t xml:space="preserve"> text field - *Required</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“Version“</w:t>
      </w:r>
    </w:p>
    <w:p w:rsidR="00035439" w:rsidRPr="00340144" w:rsidRDefault="00035439" w:rsidP="00757098">
      <w:pPr>
        <w:pStyle w:val="ListParagraph"/>
        <w:numPr>
          <w:ilvl w:val="1"/>
          <w:numId w:val="17"/>
        </w:numPr>
        <w:rPr>
          <w:lang w:val="en-CA"/>
        </w:rPr>
      </w:pPr>
      <w:r w:rsidRPr="00340144">
        <w:rPr>
          <w:b/>
          <w:lang w:val="en-CA"/>
        </w:rPr>
        <w:t>Default Field Value</w:t>
      </w:r>
      <w:r w:rsidRPr="00340144">
        <w:rPr>
          <w:lang w:val="en-CA"/>
        </w:rPr>
        <w:t>: null</w:t>
      </w:r>
    </w:p>
    <w:p w:rsidR="00C2339E" w:rsidRPr="00340144" w:rsidRDefault="00383542" w:rsidP="00757098">
      <w:pPr>
        <w:pStyle w:val="ListParagraph"/>
        <w:numPr>
          <w:ilvl w:val="0"/>
          <w:numId w:val="17"/>
        </w:numPr>
        <w:rPr>
          <w:lang w:val="en-CA"/>
        </w:rPr>
      </w:pPr>
      <w:r w:rsidRPr="00340144">
        <w:rPr>
          <w:b/>
          <w:lang w:val="en-CA"/>
        </w:rPr>
        <w:t>Source Scale</w:t>
      </w:r>
      <w:r w:rsidRPr="00340144">
        <w:rPr>
          <w:lang w:val="en-CA"/>
        </w:rPr>
        <w:t xml:space="preserve"> combo box - *Required</w:t>
      </w:r>
    </w:p>
    <w:p w:rsidR="00661543" w:rsidRPr="00340144" w:rsidRDefault="00661543" w:rsidP="00757098">
      <w:pPr>
        <w:pStyle w:val="ListParagraph"/>
        <w:numPr>
          <w:ilvl w:val="1"/>
          <w:numId w:val="17"/>
        </w:numPr>
        <w:rPr>
          <w:lang w:val="en-CA"/>
        </w:rPr>
      </w:pPr>
      <w:r w:rsidRPr="00340144">
        <w:rPr>
          <w:b/>
          <w:lang w:val="en-CA"/>
        </w:rPr>
        <w:t xml:space="preserve">Help </w:t>
      </w:r>
      <w:r w:rsidRPr="00340144">
        <w:rPr>
          <w:lang w:val="en-CA"/>
        </w:rPr>
        <w:t>Balloon text “Source Scale“</w:t>
      </w:r>
    </w:p>
    <w:p w:rsidR="00035439" w:rsidRPr="00340144" w:rsidRDefault="00035439" w:rsidP="00757098">
      <w:pPr>
        <w:pStyle w:val="ListParagraph"/>
        <w:numPr>
          <w:ilvl w:val="1"/>
          <w:numId w:val="17"/>
        </w:numPr>
        <w:rPr>
          <w:lang w:val="en-CA"/>
        </w:rPr>
      </w:pPr>
      <w:r w:rsidRPr="00340144">
        <w:rPr>
          <w:b/>
          <w:lang w:val="en-CA"/>
        </w:rPr>
        <w:t>Default Field Value</w:t>
      </w:r>
      <w:r w:rsidRPr="00340144">
        <w:rPr>
          <w:lang w:val="en-CA"/>
        </w:rPr>
        <w:t>: ‘1:1,000’</w:t>
      </w:r>
    </w:p>
    <w:p w:rsidR="00665CAE" w:rsidRPr="00340144" w:rsidRDefault="00665CAE" w:rsidP="00757098">
      <w:pPr>
        <w:pStyle w:val="ListParagraph"/>
        <w:numPr>
          <w:ilvl w:val="1"/>
          <w:numId w:val="17"/>
        </w:numPr>
        <w:rPr>
          <w:lang w:val="en-CA"/>
        </w:rPr>
      </w:pPr>
      <w:r w:rsidRPr="00340144">
        <w:rPr>
          <w:b/>
          <w:lang w:val="en-CA"/>
        </w:rPr>
        <w:t>List of Values</w:t>
      </w:r>
      <w:r w:rsidRPr="00340144">
        <w:rPr>
          <w:lang w:val="en-CA"/>
        </w:rPr>
        <w:t>:</w:t>
      </w:r>
    </w:p>
    <w:p w:rsidR="00665CAE" w:rsidRPr="00340144" w:rsidRDefault="008A24C9" w:rsidP="00757098">
      <w:pPr>
        <w:pStyle w:val="ListParagraph"/>
        <w:numPr>
          <w:ilvl w:val="2"/>
          <w:numId w:val="17"/>
        </w:numPr>
        <w:rPr>
          <w:lang w:val="en-CA"/>
        </w:rPr>
      </w:pPr>
      <w:r w:rsidRPr="00340144">
        <w:rPr>
          <w:lang w:val="en-CA"/>
        </w:rPr>
        <w:t>1:1,000</w:t>
      </w:r>
    </w:p>
    <w:p w:rsidR="008A24C9" w:rsidRPr="00340144" w:rsidRDefault="008A24C9" w:rsidP="00757098">
      <w:pPr>
        <w:pStyle w:val="ListParagraph"/>
        <w:numPr>
          <w:ilvl w:val="2"/>
          <w:numId w:val="17"/>
        </w:numPr>
        <w:rPr>
          <w:lang w:val="en-CA"/>
        </w:rPr>
      </w:pPr>
      <w:r w:rsidRPr="00340144">
        <w:rPr>
          <w:lang w:val="en-CA"/>
        </w:rPr>
        <w:t>1:2,000</w:t>
      </w:r>
    </w:p>
    <w:p w:rsidR="008A24C9" w:rsidRPr="00340144" w:rsidRDefault="008A24C9" w:rsidP="00757098">
      <w:pPr>
        <w:pStyle w:val="ListParagraph"/>
        <w:numPr>
          <w:ilvl w:val="2"/>
          <w:numId w:val="17"/>
        </w:numPr>
        <w:rPr>
          <w:lang w:val="en-CA"/>
        </w:rPr>
      </w:pPr>
      <w:r w:rsidRPr="00340144">
        <w:rPr>
          <w:lang w:val="en-CA"/>
        </w:rPr>
        <w:t>1:5,000</w:t>
      </w:r>
    </w:p>
    <w:p w:rsidR="008A24C9" w:rsidRPr="00340144" w:rsidRDefault="008A24C9" w:rsidP="00757098">
      <w:pPr>
        <w:pStyle w:val="ListParagraph"/>
        <w:numPr>
          <w:ilvl w:val="2"/>
          <w:numId w:val="17"/>
        </w:numPr>
        <w:rPr>
          <w:lang w:val="en-CA"/>
        </w:rPr>
      </w:pPr>
      <w:r w:rsidRPr="00340144">
        <w:rPr>
          <w:lang w:val="en-CA"/>
        </w:rPr>
        <w:t>1:10,000</w:t>
      </w:r>
    </w:p>
    <w:p w:rsidR="008A24C9" w:rsidRPr="00340144" w:rsidRDefault="008A24C9" w:rsidP="00757098">
      <w:pPr>
        <w:pStyle w:val="ListParagraph"/>
        <w:numPr>
          <w:ilvl w:val="2"/>
          <w:numId w:val="17"/>
        </w:numPr>
        <w:rPr>
          <w:lang w:val="en-CA"/>
        </w:rPr>
      </w:pPr>
      <w:r w:rsidRPr="00340144">
        <w:rPr>
          <w:lang w:val="en-CA"/>
        </w:rPr>
        <w:t>1:15,000</w:t>
      </w:r>
    </w:p>
    <w:p w:rsidR="008A24C9" w:rsidRPr="00340144" w:rsidRDefault="008A24C9" w:rsidP="00757098">
      <w:pPr>
        <w:pStyle w:val="ListParagraph"/>
        <w:numPr>
          <w:ilvl w:val="2"/>
          <w:numId w:val="17"/>
        </w:numPr>
        <w:rPr>
          <w:lang w:val="en-CA"/>
        </w:rPr>
      </w:pPr>
      <w:r w:rsidRPr="00340144">
        <w:rPr>
          <w:lang w:val="en-CA"/>
        </w:rPr>
        <w:t>1:35,000</w:t>
      </w:r>
    </w:p>
    <w:p w:rsidR="008A24C9" w:rsidRPr="00340144" w:rsidRDefault="008A24C9" w:rsidP="00757098">
      <w:pPr>
        <w:pStyle w:val="ListParagraph"/>
        <w:numPr>
          <w:ilvl w:val="2"/>
          <w:numId w:val="17"/>
        </w:numPr>
        <w:rPr>
          <w:lang w:val="en-CA"/>
        </w:rPr>
      </w:pPr>
      <w:r w:rsidRPr="00340144">
        <w:rPr>
          <w:lang w:val="en-CA"/>
        </w:rPr>
        <w:t>1:75,000</w:t>
      </w:r>
    </w:p>
    <w:p w:rsidR="008A24C9" w:rsidRPr="00340144" w:rsidRDefault="008A24C9" w:rsidP="00757098">
      <w:pPr>
        <w:pStyle w:val="ListParagraph"/>
        <w:numPr>
          <w:ilvl w:val="2"/>
          <w:numId w:val="17"/>
        </w:numPr>
        <w:rPr>
          <w:lang w:val="en-CA"/>
        </w:rPr>
      </w:pPr>
      <w:r w:rsidRPr="00340144">
        <w:rPr>
          <w:lang w:val="en-CA"/>
        </w:rPr>
        <w:t>1:150,000</w:t>
      </w:r>
    </w:p>
    <w:p w:rsidR="008A24C9" w:rsidRPr="00340144" w:rsidRDefault="008A24C9" w:rsidP="00757098">
      <w:pPr>
        <w:pStyle w:val="ListParagraph"/>
        <w:numPr>
          <w:ilvl w:val="2"/>
          <w:numId w:val="17"/>
        </w:numPr>
        <w:rPr>
          <w:lang w:val="en-CA"/>
        </w:rPr>
      </w:pPr>
      <w:r w:rsidRPr="00340144">
        <w:rPr>
          <w:lang w:val="en-CA"/>
        </w:rPr>
        <w:lastRenderedPageBreak/>
        <w:t>1:250,000</w:t>
      </w:r>
    </w:p>
    <w:p w:rsidR="008A24C9" w:rsidRPr="00340144" w:rsidRDefault="008A24C9" w:rsidP="00757098">
      <w:pPr>
        <w:pStyle w:val="ListParagraph"/>
        <w:numPr>
          <w:ilvl w:val="2"/>
          <w:numId w:val="17"/>
        </w:numPr>
        <w:rPr>
          <w:lang w:val="en-CA"/>
        </w:rPr>
      </w:pPr>
      <w:r w:rsidRPr="00340144">
        <w:rPr>
          <w:lang w:val="en-CA"/>
        </w:rPr>
        <w:t>1:1,000,000</w:t>
      </w:r>
    </w:p>
    <w:p w:rsidR="008A24C9" w:rsidRPr="00340144" w:rsidRDefault="008A24C9" w:rsidP="00757098">
      <w:pPr>
        <w:pStyle w:val="ListParagraph"/>
        <w:numPr>
          <w:ilvl w:val="2"/>
          <w:numId w:val="17"/>
        </w:numPr>
        <w:rPr>
          <w:lang w:val="en-CA"/>
        </w:rPr>
      </w:pPr>
      <w:r w:rsidRPr="00340144">
        <w:rPr>
          <w:lang w:val="en-CA"/>
        </w:rPr>
        <w:t>1:2,000,000</w:t>
      </w:r>
    </w:p>
    <w:p w:rsidR="008A24C9" w:rsidRPr="00340144" w:rsidRDefault="008A24C9" w:rsidP="00757098">
      <w:pPr>
        <w:pStyle w:val="ListParagraph"/>
        <w:numPr>
          <w:ilvl w:val="2"/>
          <w:numId w:val="17"/>
        </w:numPr>
        <w:rPr>
          <w:lang w:val="en-CA"/>
        </w:rPr>
      </w:pPr>
      <w:r w:rsidRPr="00340144">
        <w:rPr>
          <w:lang w:val="en-CA"/>
        </w:rPr>
        <w:t>1:5,000,000</w:t>
      </w:r>
    </w:p>
    <w:p w:rsidR="008A24C9" w:rsidRPr="00340144" w:rsidRDefault="008A24C9" w:rsidP="00757098">
      <w:pPr>
        <w:pStyle w:val="ListParagraph"/>
        <w:numPr>
          <w:ilvl w:val="2"/>
          <w:numId w:val="17"/>
        </w:numPr>
        <w:rPr>
          <w:lang w:val="en-CA"/>
        </w:rPr>
      </w:pPr>
      <w:r w:rsidRPr="00340144">
        <w:rPr>
          <w:lang w:val="en-CA"/>
        </w:rPr>
        <w:t>1:10,000,000</w:t>
      </w:r>
    </w:p>
    <w:p w:rsidR="008A24C9" w:rsidRPr="00340144" w:rsidRDefault="008A24C9" w:rsidP="00757098">
      <w:pPr>
        <w:pStyle w:val="ListParagraph"/>
        <w:numPr>
          <w:ilvl w:val="2"/>
          <w:numId w:val="17"/>
        </w:numPr>
        <w:rPr>
          <w:lang w:val="en-CA"/>
        </w:rPr>
      </w:pPr>
      <w:r w:rsidRPr="00340144">
        <w:rPr>
          <w:lang w:val="en-CA"/>
        </w:rPr>
        <w:t>1:15,000,000</w:t>
      </w:r>
    </w:p>
    <w:p w:rsidR="008A24C9" w:rsidRPr="00340144" w:rsidRDefault="008A24C9" w:rsidP="00757098">
      <w:pPr>
        <w:pStyle w:val="ListParagraph"/>
        <w:numPr>
          <w:ilvl w:val="2"/>
          <w:numId w:val="17"/>
        </w:numPr>
        <w:rPr>
          <w:lang w:val="en-CA"/>
        </w:rPr>
      </w:pPr>
      <w:r w:rsidRPr="00340144">
        <w:rPr>
          <w:lang w:val="en-CA"/>
        </w:rPr>
        <w:t>1:35,000,000</w:t>
      </w:r>
    </w:p>
    <w:p w:rsidR="008A24C9" w:rsidRPr="00340144" w:rsidRDefault="008A24C9" w:rsidP="00757098">
      <w:pPr>
        <w:pStyle w:val="ListParagraph"/>
        <w:numPr>
          <w:ilvl w:val="2"/>
          <w:numId w:val="17"/>
        </w:numPr>
        <w:rPr>
          <w:lang w:val="en-CA"/>
        </w:rPr>
      </w:pPr>
      <w:r w:rsidRPr="00340144">
        <w:rPr>
          <w:lang w:val="en-CA"/>
        </w:rPr>
        <w:t>1:38,801,084</w:t>
      </w:r>
    </w:p>
    <w:p w:rsidR="008A24C9" w:rsidRPr="00340144" w:rsidRDefault="008A24C9" w:rsidP="00757098">
      <w:pPr>
        <w:pStyle w:val="ListParagraph"/>
        <w:numPr>
          <w:ilvl w:val="2"/>
          <w:numId w:val="17"/>
        </w:numPr>
        <w:rPr>
          <w:lang w:val="en-CA"/>
        </w:rPr>
      </w:pPr>
      <w:r w:rsidRPr="00340144">
        <w:rPr>
          <w:lang w:val="en-CA"/>
        </w:rPr>
        <w:t>1:75,000,000</w:t>
      </w:r>
    </w:p>
    <w:p w:rsidR="008A24C9" w:rsidRPr="00340144" w:rsidRDefault="008A24C9" w:rsidP="00757098">
      <w:pPr>
        <w:pStyle w:val="ListParagraph"/>
        <w:numPr>
          <w:ilvl w:val="2"/>
          <w:numId w:val="17"/>
        </w:numPr>
        <w:rPr>
          <w:lang w:val="en-CA"/>
        </w:rPr>
      </w:pPr>
      <w:r w:rsidRPr="00340144">
        <w:rPr>
          <w:lang w:val="en-CA"/>
        </w:rPr>
        <w:t>1:150,000,000</w:t>
      </w:r>
    </w:p>
    <w:p w:rsidR="008A24C9" w:rsidRPr="00340144" w:rsidRDefault="008A24C9" w:rsidP="00757098">
      <w:pPr>
        <w:pStyle w:val="ListParagraph"/>
        <w:numPr>
          <w:ilvl w:val="2"/>
          <w:numId w:val="17"/>
        </w:numPr>
        <w:rPr>
          <w:lang w:val="en-CA"/>
        </w:rPr>
      </w:pPr>
      <w:r w:rsidRPr="00340144">
        <w:rPr>
          <w:lang w:val="en-CA"/>
        </w:rPr>
        <w:t>1:250,000,000</w:t>
      </w:r>
    </w:p>
    <w:p w:rsidR="008A24C9" w:rsidRPr="00340144" w:rsidRDefault="008A24C9" w:rsidP="00757098">
      <w:pPr>
        <w:pStyle w:val="ListParagraph"/>
        <w:numPr>
          <w:ilvl w:val="2"/>
          <w:numId w:val="17"/>
        </w:numPr>
        <w:rPr>
          <w:lang w:val="en-CA"/>
        </w:rPr>
      </w:pPr>
      <w:r w:rsidRPr="00340144">
        <w:rPr>
          <w:lang w:val="en-CA"/>
        </w:rPr>
        <w:t>1:500,000,000</w:t>
      </w:r>
    </w:p>
    <w:p w:rsidR="00443571" w:rsidRPr="00340144" w:rsidRDefault="00383542" w:rsidP="00757098">
      <w:pPr>
        <w:pStyle w:val="ListParagraph"/>
        <w:numPr>
          <w:ilvl w:val="0"/>
          <w:numId w:val="17"/>
        </w:numPr>
        <w:rPr>
          <w:lang w:val="en-CA"/>
        </w:rPr>
      </w:pPr>
      <w:r w:rsidRPr="00340144">
        <w:rPr>
          <w:b/>
          <w:lang w:val="en-CA"/>
        </w:rPr>
        <w:t>Clear</w:t>
      </w:r>
      <w:r w:rsidRPr="00340144">
        <w:rPr>
          <w:lang w:val="en-CA"/>
        </w:rPr>
        <w:t xml:space="preserve"> button</w:t>
      </w:r>
      <w:r w:rsidR="00443571" w:rsidRPr="00340144">
        <w:rPr>
          <w:lang w:val="en-CA"/>
        </w:rPr>
        <w:t xml:space="preserve"> - sets all UI elements on Load Source panel to default states and/or values</w:t>
      </w:r>
    </w:p>
    <w:p w:rsidR="00443571" w:rsidRPr="00340144" w:rsidRDefault="00443571" w:rsidP="00757098">
      <w:pPr>
        <w:pStyle w:val="ListParagraph"/>
        <w:numPr>
          <w:ilvl w:val="1"/>
          <w:numId w:val="17"/>
        </w:numPr>
        <w:rPr>
          <w:lang w:val="en-CA"/>
        </w:rPr>
      </w:pPr>
      <w:r w:rsidRPr="00340144">
        <w:rPr>
          <w:b/>
          <w:lang w:val="en-CA"/>
        </w:rPr>
        <w:t xml:space="preserve">Help </w:t>
      </w:r>
      <w:r w:rsidRPr="00340144">
        <w:rPr>
          <w:lang w:val="en-CA"/>
        </w:rPr>
        <w:t xml:space="preserve">Balloon text “Clear all </w:t>
      </w:r>
      <w:r w:rsidR="006F1AEE" w:rsidRPr="00340144">
        <w:rPr>
          <w:lang w:val="en-CA"/>
        </w:rPr>
        <w:t>inputs</w:t>
      </w:r>
      <w:r w:rsidRPr="00340144">
        <w:rPr>
          <w:lang w:val="en-CA"/>
        </w:rPr>
        <w:t>“</w:t>
      </w:r>
    </w:p>
    <w:p w:rsidR="006F1AEE" w:rsidRPr="00340144" w:rsidRDefault="006F1AEE" w:rsidP="00757098">
      <w:pPr>
        <w:pStyle w:val="ListParagraph"/>
        <w:numPr>
          <w:ilvl w:val="1"/>
          <w:numId w:val="17"/>
        </w:numPr>
        <w:rPr>
          <w:lang w:val="en-CA"/>
        </w:rPr>
      </w:pPr>
      <w:r w:rsidRPr="00340144">
        <w:rPr>
          <w:b/>
          <w:lang w:val="en-CA"/>
        </w:rPr>
        <w:t>Form Default Values</w:t>
      </w:r>
      <w:r w:rsidRPr="00340144">
        <w:rPr>
          <w:lang w:val="en-CA"/>
        </w:rPr>
        <w:t>:</w:t>
      </w:r>
    </w:p>
    <w:p w:rsidR="006F1AEE" w:rsidRPr="00340144" w:rsidRDefault="006F1AEE" w:rsidP="00757098">
      <w:pPr>
        <w:pStyle w:val="ListParagraph"/>
        <w:numPr>
          <w:ilvl w:val="2"/>
          <w:numId w:val="17"/>
        </w:numPr>
        <w:rPr>
          <w:lang w:val="en-CA"/>
        </w:rPr>
      </w:pPr>
      <w:r w:rsidRPr="00340144">
        <w:rPr>
          <w:b/>
          <w:lang w:val="en-CA"/>
        </w:rPr>
        <w:t xml:space="preserve">File </w:t>
      </w:r>
      <w:r w:rsidRPr="00340144">
        <w:rPr>
          <w:lang w:val="en-CA"/>
        </w:rPr>
        <w:t>– null</w:t>
      </w:r>
    </w:p>
    <w:p w:rsidR="006F1AEE" w:rsidRPr="00340144" w:rsidRDefault="006F1AEE" w:rsidP="00757098">
      <w:pPr>
        <w:pStyle w:val="ListParagraph"/>
        <w:numPr>
          <w:ilvl w:val="2"/>
          <w:numId w:val="17"/>
        </w:numPr>
        <w:rPr>
          <w:lang w:val="en-CA"/>
        </w:rPr>
      </w:pPr>
      <w:r w:rsidRPr="00340144">
        <w:rPr>
          <w:b/>
          <w:lang w:val="en-CA"/>
        </w:rPr>
        <w:t xml:space="preserve">Metadata ID </w:t>
      </w:r>
      <w:r w:rsidRPr="00340144">
        <w:rPr>
          <w:lang w:val="en-CA"/>
        </w:rPr>
        <w:t>– system generated unique number</w:t>
      </w:r>
    </w:p>
    <w:p w:rsidR="006F1AEE" w:rsidRPr="00340144" w:rsidRDefault="006F1AEE" w:rsidP="00757098">
      <w:pPr>
        <w:pStyle w:val="ListParagraph"/>
        <w:numPr>
          <w:ilvl w:val="2"/>
          <w:numId w:val="17"/>
        </w:numPr>
        <w:rPr>
          <w:lang w:val="en-CA"/>
        </w:rPr>
      </w:pPr>
      <w:r w:rsidRPr="00340144">
        <w:rPr>
          <w:b/>
          <w:lang w:val="en-CA"/>
        </w:rPr>
        <w:t xml:space="preserve">SIM Job ID </w:t>
      </w:r>
      <w:r w:rsidRPr="00340144">
        <w:rPr>
          <w:lang w:val="en-CA"/>
        </w:rPr>
        <w:t>– system generated unique number</w:t>
      </w:r>
    </w:p>
    <w:p w:rsidR="006F1AEE" w:rsidRPr="00340144" w:rsidRDefault="006F1AEE" w:rsidP="00757098">
      <w:pPr>
        <w:pStyle w:val="ListParagraph"/>
        <w:numPr>
          <w:ilvl w:val="2"/>
          <w:numId w:val="17"/>
        </w:numPr>
        <w:rPr>
          <w:lang w:val="en-CA"/>
        </w:rPr>
      </w:pPr>
      <w:r w:rsidRPr="00340144">
        <w:rPr>
          <w:b/>
          <w:lang w:val="en-CA"/>
        </w:rPr>
        <w:t xml:space="preserve">Full </w:t>
      </w:r>
      <w:r w:rsidRPr="00340144">
        <w:rPr>
          <w:lang w:val="en-CA"/>
        </w:rPr>
        <w:t>– radio button [selected]</w:t>
      </w:r>
    </w:p>
    <w:p w:rsidR="006F1AEE" w:rsidRPr="00340144" w:rsidRDefault="006F1AEE" w:rsidP="00757098">
      <w:pPr>
        <w:pStyle w:val="ListParagraph"/>
        <w:numPr>
          <w:ilvl w:val="2"/>
          <w:numId w:val="17"/>
        </w:numPr>
        <w:rPr>
          <w:lang w:val="en-CA"/>
        </w:rPr>
      </w:pPr>
      <w:r w:rsidRPr="00340144">
        <w:rPr>
          <w:b/>
          <w:lang w:val="en-CA"/>
        </w:rPr>
        <w:t xml:space="preserve">SIM Job Name </w:t>
      </w:r>
      <w:r w:rsidRPr="00340144">
        <w:rPr>
          <w:lang w:val="en-CA"/>
        </w:rPr>
        <w:t>– null</w:t>
      </w:r>
    </w:p>
    <w:p w:rsidR="006F1AEE" w:rsidRPr="00340144" w:rsidRDefault="006F1AEE" w:rsidP="00757098">
      <w:pPr>
        <w:pStyle w:val="ListParagraph"/>
        <w:numPr>
          <w:ilvl w:val="2"/>
          <w:numId w:val="17"/>
        </w:numPr>
        <w:rPr>
          <w:lang w:val="en-CA"/>
        </w:rPr>
      </w:pPr>
      <w:r w:rsidRPr="00340144">
        <w:rPr>
          <w:b/>
          <w:lang w:val="en-CA"/>
        </w:rPr>
        <w:t xml:space="preserve">BPM Source ID </w:t>
      </w:r>
      <w:r w:rsidRPr="00340144">
        <w:rPr>
          <w:lang w:val="en-CA"/>
        </w:rPr>
        <w:t>– null</w:t>
      </w:r>
    </w:p>
    <w:p w:rsidR="006F1AEE" w:rsidRPr="00340144" w:rsidRDefault="006F1AEE" w:rsidP="00757098">
      <w:pPr>
        <w:pStyle w:val="ListParagraph"/>
        <w:numPr>
          <w:ilvl w:val="2"/>
          <w:numId w:val="17"/>
        </w:numPr>
        <w:rPr>
          <w:lang w:val="en-CA"/>
        </w:rPr>
      </w:pPr>
      <w:r w:rsidRPr="00340144">
        <w:rPr>
          <w:b/>
          <w:lang w:val="en-CA"/>
        </w:rPr>
        <w:t>Source State</w:t>
      </w:r>
      <w:r w:rsidRPr="00340144">
        <w:rPr>
          <w:lang w:val="en-CA"/>
        </w:rPr>
        <w:t xml:space="preserve"> – ‘New’</w:t>
      </w:r>
    </w:p>
    <w:p w:rsidR="006F1AEE" w:rsidRPr="00340144" w:rsidRDefault="00FB31A6" w:rsidP="00757098">
      <w:pPr>
        <w:pStyle w:val="ListParagraph"/>
        <w:numPr>
          <w:ilvl w:val="2"/>
          <w:numId w:val="17"/>
        </w:numPr>
        <w:rPr>
          <w:lang w:val="en-CA"/>
        </w:rPr>
      </w:pPr>
      <w:r>
        <w:rPr>
          <w:b/>
          <w:lang w:val="en-CA"/>
        </w:rPr>
        <w:t>Total Run</w:t>
      </w:r>
      <w:r w:rsidRPr="00340144">
        <w:rPr>
          <w:b/>
          <w:lang w:val="en-CA"/>
        </w:rPr>
        <w:t xml:space="preserve"> </w:t>
      </w:r>
      <w:r w:rsidR="006F1AEE" w:rsidRPr="00340144">
        <w:rPr>
          <w:b/>
          <w:lang w:val="en-CA"/>
        </w:rPr>
        <w:t>Time</w:t>
      </w:r>
      <w:r w:rsidR="006F1AEE" w:rsidRPr="00340144">
        <w:rPr>
          <w:lang w:val="en-CA"/>
        </w:rPr>
        <w:t xml:space="preserve"> – </w:t>
      </w:r>
      <w:r w:rsidR="008D2BEA">
        <w:rPr>
          <w:lang w:val="en-CA"/>
        </w:rPr>
        <w:t xml:space="preserve"> null value</w:t>
      </w:r>
    </w:p>
    <w:p w:rsidR="006F1AEE" w:rsidRPr="00340144" w:rsidRDefault="006F1AEE" w:rsidP="00757098">
      <w:pPr>
        <w:pStyle w:val="ListParagraph"/>
        <w:numPr>
          <w:ilvl w:val="2"/>
          <w:numId w:val="17"/>
        </w:numPr>
        <w:rPr>
          <w:lang w:val="en-CA"/>
        </w:rPr>
      </w:pPr>
      <w:r w:rsidRPr="00340144">
        <w:rPr>
          <w:b/>
          <w:lang w:val="en-CA"/>
        </w:rPr>
        <w:t xml:space="preserve">Select New Source File </w:t>
      </w:r>
      <w:r w:rsidRPr="00340144">
        <w:rPr>
          <w:lang w:val="en-CA"/>
        </w:rPr>
        <w:t>– null</w:t>
      </w:r>
    </w:p>
    <w:p w:rsidR="006F1AEE" w:rsidRPr="00340144" w:rsidRDefault="006F1AEE" w:rsidP="00757098">
      <w:pPr>
        <w:pStyle w:val="ListParagraph"/>
        <w:numPr>
          <w:ilvl w:val="2"/>
          <w:numId w:val="17"/>
        </w:numPr>
        <w:rPr>
          <w:lang w:val="en-CA"/>
        </w:rPr>
      </w:pPr>
      <w:r w:rsidRPr="00340144">
        <w:rPr>
          <w:b/>
          <w:lang w:val="en-CA"/>
        </w:rPr>
        <w:t xml:space="preserve">Compare to Previous Source </w:t>
      </w:r>
      <w:r w:rsidRPr="00340144">
        <w:rPr>
          <w:lang w:val="en-CA"/>
        </w:rPr>
        <w:t>– [unchecked]</w:t>
      </w:r>
    </w:p>
    <w:p w:rsidR="006F1AEE" w:rsidRPr="00340144" w:rsidRDefault="006F1AEE" w:rsidP="00757098">
      <w:pPr>
        <w:pStyle w:val="ListParagraph"/>
        <w:numPr>
          <w:ilvl w:val="2"/>
          <w:numId w:val="17"/>
        </w:numPr>
        <w:rPr>
          <w:lang w:val="en-CA"/>
        </w:rPr>
      </w:pPr>
      <w:r w:rsidRPr="00340144">
        <w:rPr>
          <w:b/>
          <w:lang w:val="en-CA"/>
        </w:rPr>
        <w:t>Compare to Previous Source URL field</w:t>
      </w:r>
      <w:r w:rsidRPr="00340144">
        <w:rPr>
          <w:lang w:val="en-CA"/>
        </w:rPr>
        <w:t xml:space="preserve"> – disabled</w:t>
      </w:r>
    </w:p>
    <w:p w:rsidR="006F1AEE" w:rsidRPr="00340144" w:rsidRDefault="006F1AEE" w:rsidP="00757098">
      <w:pPr>
        <w:pStyle w:val="ListParagraph"/>
        <w:numPr>
          <w:ilvl w:val="2"/>
          <w:numId w:val="17"/>
        </w:numPr>
        <w:rPr>
          <w:lang w:val="en-CA"/>
        </w:rPr>
      </w:pPr>
      <w:r w:rsidRPr="00340144">
        <w:rPr>
          <w:b/>
          <w:lang w:val="en-CA"/>
        </w:rPr>
        <w:t xml:space="preserve">Provider </w:t>
      </w:r>
      <w:r w:rsidRPr="00340144">
        <w:rPr>
          <w:lang w:val="en-CA"/>
        </w:rPr>
        <w:t>– ‘Select…’</w:t>
      </w:r>
    </w:p>
    <w:p w:rsidR="006F1AEE" w:rsidRPr="00340144" w:rsidRDefault="006F1AEE" w:rsidP="00757098">
      <w:pPr>
        <w:pStyle w:val="ListParagraph"/>
        <w:numPr>
          <w:ilvl w:val="2"/>
          <w:numId w:val="17"/>
        </w:numPr>
        <w:rPr>
          <w:lang w:val="en-CA"/>
        </w:rPr>
      </w:pPr>
      <w:r w:rsidRPr="00340144">
        <w:rPr>
          <w:b/>
          <w:lang w:val="en-CA"/>
        </w:rPr>
        <w:t xml:space="preserve">Is Temporary </w:t>
      </w:r>
      <w:r w:rsidRPr="00340144">
        <w:rPr>
          <w:lang w:val="en-CA"/>
        </w:rPr>
        <w:t>– [unchecked]</w:t>
      </w:r>
    </w:p>
    <w:p w:rsidR="006F1AEE" w:rsidRPr="00340144" w:rsidRDefault="006F1AEE" w:rsidP="00757098">
      <w:pPr>
        <w:pStyle w:val="ListParagraph"/>
        <w:numPr>
          <w:ilvl w:val="2"/>
          <w:numId w:val="17"/>
        </w:numPr>
        <w:rPr>
          <w:lang w:val="en-CA"/>
        </w:rPr>
      </w:pPr>
      <w:r w:rsidRPr="00340144">
        <w:rPr>
          <w:b/>
          <w:lang w:val="en-CA"/>
        </w:rPr>
        <w:t xml:space="preserve">Source Type </w:t>
      </w:r>
      <w:r w:rsidRPr="00340144">
        <w:rPr>
          <w:lang w:val="en-CA"/>
        </w:rPr>
        <w:t>– disabled, displays ‘Select…’</w:t>
      </w:r>
    </w:p>
    <w:p w:rsidR="006F1AEE" w:rsidRPr="00340144" w:rsidRDefault="006F1AEE" w:rsidP="00757098">
      <w:pPr>
        <w:pStyle w:val="ListParagraph"/>
        <w:numPr>
          <w:ilvl w:val="2"/>
          <w:numId w:val="17"/>
        </w:numPr>
        <w:rPr>
          <w:lang w:val="en-CA"/>
        </w:rPr>
      </w:pPr>
      <w:r w:rsidRPr="00340144">
        <w:rPr>
          <w:b/>
          <w:lang w:val="en-CA"/>
        </w:rPr>
        <w:t xml:space="preserve">Source Media </w:t>
      </w:r>
      <w:r w:rsidRPr="00340144">
        <w:rPr>
          <w:lang w:val="en-CA"/>
        </w:rPr>
        <w:t>– ‘Select…’</w:t>
      </w:r>
    </w:p>
    <w:p w:rsidR="006F1AEE" w:rsidRPr="00340144" w:rsidRDefault="006F1AEE" w:rsidP="00757098">
      <w:pPr>
        <w:pStyle w:val="ListParagraph"/>
        <w:numPr>
          <w:ilvl w:val="2"/>
          <w:numId w:val="17"/>
        </w:numPr>
        <w:rPr>
          <w:lang w:val="en-CA"/>
        </w:rPr>
      </w:pPr>
      <w:r w:rsidRPr="00340144">
        <w:rPr>
          <w:b/>
          <w:lang w:val="en-CA"/>
        </w:rPr>
        <w:t xml:space="preserve">Effective Start Code </w:t>
      </w:r>
      <w:r w:rsidRPr="00340144">
        <w:rPr>
          <w:lang w:val="en-CA"/>
        </w:rPr>
        <w:t>– ‘Select…’</w:t>
      </w:r>
    </w:p>
    <w:p w:rsidR="006F1AEE" w:rsidRPr="00340144" w:rsidRDefault="006F1AEE" w:rsidP="00757098">
      <w:pPr>
        <w:pStyle w:val="ListParagraph"/>
        <w:numPr>
          <w:ilvl w:val="2"/>
          <w:numId w:val="17"/>
        </w:numPr>
        <w:rPr>
          <w:lang w:val="en-CA"/>
        </w:rPr>
      </w:pPr>
      <w:r w:rsidRPr="00340144">
        <w:rPr>
          <w:b/>
          <w:lang w:val="en-CA"/>
        </w:rPr>
        <w:t xml:space="preserve">Effective End Code </w:t>
      </w:r>
      <w:r w:rsidRPr="00340144">
        <w:rPr>
          <w:lang w:val="en-CA"/>
        </w:rPr>
        <w:t>– disabled, displays ‘Select…’</w:t>
      </w:r>
    </w:p>
    <w:p w:rsidR="006F1AEE" w:rsidRPr="00340144" w:rsidRDefault="006F1AEE" w:rsidP="00757098">
      <w:pPr>
        <w:pStyle w:val="ListParagraph"/>
        <w:numPr>
          <w:ilvl w:val="2"/>
          <w:numId w:val="17"/>
        </w:numPr>
        <w:rPr>
          <w:lang w:val="en-CA"/>
        </w:rPr>
      </w:pPr>
      <w:r w:rsidRPr="00340144">
        <w:rPr>
          <w:b/>
          <w:lang w:val="en-CA"/>
        </w:rPr>
        <w:t xml:space="preserve">Effective Start Date </w:t>
      </w:r>
      <w:r w:rsidRPr="00340144">
        <w:rPr>
          <w:lang w:val="en-CA"/>
        </w:rPr>
        <w:t>– null</w:t>
      </w:r>
    </w:p>
    <w:p w:rsidR="006F1AEE" w:rsidRPr="00340144" w:rsidRDefault="006F1AEE" w:rsidP="00757098">
      <w:pPr>
        <w:pStyle w:val="ListParagraph"/>
        <w:numPr>
          <w:ilvl w:val="2"/>
          <w:numId w:val="17"/>
        </w:numPr>
        <w:rPr>
          <w:lang w:val="en-CA"/>
        </w:rPr>
      </w:pPr>
      <w:r w:rsidRPr="00340144">
        <w:rPr>
          <w:b/>
          <w:lang w:val="en-CA"/>
        </w:rPr>
        <w:t xml:space="preserve">Effective End Date </w:t>
      </w:r>
      <w:r w:rsidRPr="00340144">
        <w:rPr>
          <w:lang w:val="en-CA"/>
        </w:rPr>
        <w:t>– disabled, displays null</w:t>
      </w:r>
    </w:p>
    <w:p w:rsidR="006F1AEE" w:rsidRPr="00340144" w:rsidRDefault="006F1AEE" w:rsidP="00757098">
      <w:pPr>
        <w:pStyle w:val="ListParagraph"/>
        <w:numPr>
          <w:ilvl w:val="2"/>
          <w:numId w:val="17"/>
        </w:numPr>
        <w:rPr>
          <w:lang w:val="en-CA"/>
        </w:rPr>
      </w:pPr>
      <w:r w:rsidRPr="00340144">
        <w:rPr>
          <w:b/>
          <w:lang w:val="en-CA"/>
        </w:rPr>
        <w:t xml:space="preserve">Received Date </w:t>
      </w:r>
      <w:r w:rsidRPr="00340144">
        <w:rPr>
          <w:lang w:val="en-CA"/>
        </w:rPr>
        <w:t>– null</w:t>
      </w:r>
    </w:p>
    <w:p w:rsidR="006F1AEE" w:rsidRPr="00340144" w:rsidRDefault="006F1AEE" w:rsidP="00757098">
      <w:pPr>
        <w:pStyle w:val="ListParagraph"/>
        <w:numPr>
          <w:ilvl w:val="2"/>
          <w:numId w:val="17"/>
        </w:numPr>
        <w:rPr>
          <w:lang w:val="en-CA"/>
        </w:rPr>
      </w:pPr>
      <w:r w:rsidRPr="00340144">
        <w:rPr>
          <w:b/>
          <w:lang w:val="en-CA"/>
        </w:rPr>
        <w:t xml:space="preserve">Publication Date </w:t>
      </w:r>
      <w:r w:rsidRPr="00340144">
        <w:rPr>
          <w:lang w:val="en-CA"/>
        </w:rPr>
        <w:t>– null</w:t>
      </w:r>
    </w:p>
    <w:p w:rsidR="006F1AEE" w:rsidRPr="00340144" w:rsidRDefault="006F1AEE" w:rsidP="00757098">
      <w:pPr>
        <w:pStyle w:val="ListParagraph"/>
        <w:numPr>
          <w:ilvl w:val="2"/>
          <w:numId w:val="17"/>
        </w:numPr>
        <w:rPr>
          <w:lang w:val="en-CA"/>
        </w:rPr>
      </w:pPr>
      <w:r w:rsidRPr="00340144">
        <w:rPr>
          <w:b/>
          <w:lang w:val="en-CA"/>
        </w:rPr>
        <w:t xml:space="preserve">Version </w:t>
      </w:r>
      <w:r w:rsidRPr="00340144">
        <w:rPr>
          <w:lang w:val="en-CA"/>
        </w:rPr>
        <w:t>– null</w:t>
      </w:r>
    </w:p>
    <w:p w:rsidR="006F1AEE" w:rsidRPr="00340144" w:rsidRDefault="006F1AEE" w:rsidP="00757098">
      <w:pPr>
        <w:pStyle w:val="ListParagraph"/>
        <w:numPr>
          <w:ilvl w:val="2"/>
          <w:numId w:val="17"/>
        </w:numPr>
        <w:rPr>
          <w:lang w:val="en-CA"/>
        </w:rPr>
      </w:pPr>
      <w:r w:rsidRPr="00340144">
        <w:rPr>
          <w:b/>
          <w:lang w:val="en-CA"/>
        </w:rPr>
        <w:t xml:space="preserve">Source Scale </w:t>
      </w:r>
      <w:r w:rsidRPr="00340144">
        <w:rPr>
          <w:lang w:val="en-CA"/>
        </w:rPr>
        <w:t>– 1:1,000</w:t>
      </w:r>
    </w:p>
    <w:p w:rsidR="006F1AEE" w:rsidRPr="00340144" w:rsidRDefault="006F1AEE" w:rsidP="00757098">
      <w:pPr>
        <w:pStyle w:val="ListParagraph"/>
        <w:numPr>
          <w:ilvl w:val="2"/>
          <w:numId w:val="17"/>
        </w:numPr>
        <w:rPr>
          <w:lang w:val="en-CA"/>
        </w:rPr>
      </w:pPr>
      <w:r w:rsidRPr="00340144">
        <w:rPr>
          <w:b/>
          <w:lang w:val="en-CA"/>
        </w:rPr>
        <w:t xml:space="preserve">Clear button </w:t>
      </w:r>
      <w:r w:rsidRPr="00340144">
        <w:rPr>
          <w:lang w:val="en-CA"/>
        </w:rPr>
        <w:t>– disabled</w:t>
      </w:r>
    </w:p>
    <w:p w:rsidR="006F1AEE" w:rsidRPr="00340144" w:rsidRDefault="006F1AEE" w:rsidP="00757098">
      <w:pPr>
        <w:pStyle w:val="ListParagraph"/>
        <w:numPr>
          <w:ilvl w:val="2"/>
          <w:numId w:val="17"/>
        </w:numPr>
        <w:rPr>
          <w:lang w:val="en-CA"/>
        </w:rPr>
      </w:pPr>
      <w:r w:rsidRPr="00340144">
        <w:rPr>
          <w:b/>
          <w:lang w:val="en-CA"/>
        </w:rPr>
        <w:t xml:space="preserve">Submit button </w:t>
      </w:r>
      <w:r w:rsidRPr="00340144">
        <w:rPr>
          <w:lang w:val="en-CA"/>
        </w:rPr>
        <w:t>– disabled</w:t>
      </w:r>
    </w:p>
    <w:p w:rsidR="00443571" w:rsidRPr="00340144" w:rsidRDefault="006F1AEE" w:rsidP="00757098">
      <w:pPr>
        <w:pStyle w:val="ListParagraph"/>
        <w:numPr>
          <w:ilvl w:val="2"/>
          <w:numId w:val="17"/>
        </w:numPr>
        <w:rPr>
          <w:lang w:val="en-CA"/>
        </w:rPr>
      </w:pPr>
      <w:r w:rsidRPr="00340144">
        <w:rPr>
          <w:b/>
          <w:lang w:val="en-CA"/>
        </w:rPr>
        <w:t xml:space="preserve">Enter keyboard function </w:t>
      </w:r>
      <w:r w:rsidRPr="00340144">
        <w:rPr>
          <w:lang w:val="en-CA"/>
        </w:rPr>
        <w:t xml:space="preserve"> (</w:t>
      </w:r>
      <w:r w:rsidRPr="00340144">
        <w:rPr>
          <w:b/>
          <w:lang w:val="en-CA"/>
        </w:rPr>
        <w:t>Submit</w:t>
      </w:r>
      <w:r w:rsidRPr="00340144">
        <w:rPr>
          <w:lang w:val="en-CA"/>
        </w:rPr>
        <w:t xml:space="preserve"> button)- disabled</w:t>
      </w:r>
    </w:p>
    <w:p w:rsidR="006F1AEE" w:rsidRPr="00340144" w:rsidRDefault="00383542" w:rsidP="00757098">
      <w:pPr>
        <w:pStyle w:val="ListParagraph"/>
        <w:numPr>
          <w:ilvl w:val="0"/>
          <w:numId w:val="17"/>
        </w:numPr>
        <w:rPr>
          <w:lang w:val="en-CA"/>
        </w:rPr>
      </w:pPr>
      <w:r w:rsidRPr="00340144">
        <w:rPr>
          <w:b/>
          <w:lang w:val="en-CA"/>
        </w:rPr>
        <w:t>Submit</w:t>
      </w:r>
      <w:r w:rsidRPr="00340144">
        <w:rPr>
          <w:lang w:val="en-CA"/>
        </w:rPr>
        <w:t xml:space="preserve"> button</w:t>
      </w:r>
      <w:r w:rsidR="006F1AEE" w:rsidRPr="00340144">
        <w:rPr>
          <w:lang w:val="en-CA"/>
        </w:rPr>
        <w:t xml:space="preserve"> – default form action</w:t>
      </w:r>
      <w:r w:rsidR="009B1C26" w:rsidRPr="00340144">
        <w:rPr>
          <w:lang w:val="en-CA"/>
        </w:rPr>
        <w:t xml:space="preserve"> - disabled</w:t>
      </w:r>
    </w:p>
    <w:p w:rsidR="00794B19" w:rsidRPr="00340144" w:rsidRDefault="00794B19" w:rsidP="00757098">
      <w:pPr>
        <w:pStyle w:val="ListParagraph"/>
        <w:numPr>
          <w:ilvl w:val="1"/>
          <w:numId w:val="17"/>
        </w:numPr>
        <w:rPr>
          <w:lang w:val="en-CA"/>
        </w:rPr>
      </w:pPr>
      <w:r w:rsidRPr="00340144">
        <w:rPr>
          <w:b/>
          <w:lang w:val="en-CA"/>
        </w:rPr>
        <w:t xml:space="preserve">Help </w:t>
      </w:r>
      <w:r w:rsidRPr="00340144">
        <w:rPr>
          <w:lang w:val="en-CA"/>
        </w:rPr>
        <w:t>Balloon text “Submit Source and</w:t>
      </w:r>
      <w:r w:rsidR="00661543" w:rsidRPr="00340144">
        <w:rPr>
          <w:lang w:val="en-CA"/>
        </w:rPr>
        <w:t xml:space="preserve"> start</w:t>
      </w:r>
      <w:r w:rsidRPr="00340144">
        <w:rPr>
          <w:lang w:val="en-CA"/>
        </w:rPr>
        <w:t xml:space="preserve"> SIM Job“</w:t>
      </w:r>
    </w:p>
    <w:p w:rsidR="009B1C26" w:rsidRPr="00340144" w:rsidRDefault="009B1C26" w:rsidP="00757098">
      <w:pPr>
        <w:pStyle w:val="ListParagraph"/>
        <w:numPr>
          <w:ilvl w:val="1"/>
          <w:numId w:val="17"/>
        </w:numPr>
        <w:rPr>
          <w:lang w:val="en-CA"/>
        </w:rPr>
      </w:pPr>
      <w:r w:rsidRPr="00340144">
        <w:rPr>
          <w:lang w:val="en-CA"/>
        </w:rPr>
        <w:t xml:space="preserve">The following conditions must be met to enable the </w:t>
      </w:r>
      <w:r w:rsidRPr="00340144">
        <w:rPr>
          <w:b/>
          <w:lang w:val="en-CA"/>
        </w:rPr>
        <w:t>Submit</w:t>
      </w:r>
      <w:r w:rsidRPr="00340144">
        <w:rPr>
          <w:lang w:val="en-CA"/>
        </w:rPr>
        <w:t xml:space="preserve"> button:</w:t>
      </w:r>
    </w:p>
    <w:p w:rsidR="00C2339E" w:rsidRPr="00340144" w:rsidRDefault="009B1C26" w:rsidP="00757098">
      <w:pPr>
        <w:pStyle w:val="ListParagraph"/>
        <w:numPr>
          <w:ilvl w:val="2"/>
          <w:numId w:val="17"/>
        </w:numPr>
        <w:rPr>
          <w:lang w:val="en-CA"/>
        </w:rPr>
      </w:pPr>
      <w:r w:rsidRPr="00340144">
        <w:rPr>
          <w:lang w:val="en-CA"/>
        </w:rPr>
        <w:lastRenderedPageBreak/>
        <w:t>A</w:t>
      </w:r>
      <w:r w:rsidR="006F1AEE" w:rsidRPr="00340144">
        <w:rPr>
          <w:lang w:val="en-CA"/>
        </w:rPr>
        <w:t>ll required fields completed</w:t>
      </w:r>
    </w:p>
    <w:p w:rsidR="0093481A" w:rsidRPr="00340144" w:rsidRDefault="0093481A" w:rsidP="00757098">
      <w:pPr>
        <w:pStyle w:val="ListParagraph"/>
        <w:numPr>
          <w:ilvl w:val="1"/>
          <w:numId w:val="17"/>
        </w:numPr>
        <w:rPr>
          <w:lang w:val="en-CA"/>
        </w:rPr>
      </w:pPr>
      <w:r w:rsidRPr="00340144">
        <w:rPr>
          <w:lang w:val="en-CA"/>
        </w:rPr>
        <w:t xml:space="preserve">The following conditions must be met to enable the </w:t>
      </w:r>
      <w:r w:rsidR="006F1AEE" w:rsidRPr="00340144">
        <w:rPr>
          <w:b/>
          <w:lang w:val="en-CA"/>
        </w:rPr>
        <w:t xml:space="preserve">Enter </w:t>
      </w:r>
      <w:r w:rsidR="006F1AEE" w:rsidRPr="00340144">
        <w:rPr>
          <w:lang w:val="en-CA"/>
        </w:rPr>
        <w:t>keyboard function</w:t>
      </w:r>
      <w:r w:rsidRPr="00340144">
        <w:rPr>
          <w:lang w:val="en-CA"/>
        </w:rPr>
        <w:t>:</w:t>
      </w:r>
    </w:p>
    <w:p w:rsidR="006F1AEE" w:rsidRPr="00340144" w:rsidRDefault="00661543" w:rsidP="00757098">
      <w:pPr>
        <w:pStyle w:val="ListParagraph"/>
        <w:numPr>
          <w:ilvl w:val="2"/>
          <w:numId w:val="17"/>
        </w:numPr>
        <w:rPr>
          <w:lang w:val="en-CA"/>
        </w:rPr>
      </w:pPr>
      <w:r w:rsidRPr="00340144">
        <w:rPr>
          <w:lang w:val="en-CA"/>
        </w:rPr>
        <w:t>A</w:t>
      </w:r>
      <w:r w:rsidR="006F1AEE" w:rsidRPr="00340144">
        <w:rPr>
          <w:lang w:val="en-CA"/>
        </w:rPr>
        <w:t>ll required fields completed</w:t>
      </w:r>
    </w:p>
    <w:p w:rsidR="006F1AEE" w:rsidRPr="00340144" w:rsidRDefault="009B577D" w:rsidP="00757098">
      <w:pPr>
        <w:pStyle w:val="ListParagraph"/>
        <w:numPr>
          <w:ilvl w:val="1"/>
          <w:numId w:val="17"/>
        </w:numPr>
        <w:rPr>
          <w:lang w:val="en-CA"/>
        </w:rPr>
      </w:pPr>
      <w:r w:rsidRPr="00340144">
        <w:rPr>
          <w:lang w:val="en-CA"/>
        </w:rPr>
        <w:t xml:space="preserve">Once the </w:t>
      </w:r>
      <w:r w:rsidRPr="00340144">
        <w:rPr>
          <w:b/>
          <w:lang w:val="en-CA"/>
        </w:rPr>
        <w:t>Submit</w:t>
      </w:r>
      <w:r w:rsidRPr="00340144">
        <w:rPr>
          <w:lang w:val="en-CA"/>
        </w:rPr>
        <w:t xml:space="preserve"> button is clicked, the</w:t>
      </w:r>
      <w:r w:rsidR="0093481A" w:rsidRPr="00340144">
        <w:rPr>
          <w:lang w:val="en-CA"/>
        </w:rPr>
        <w:t xml:space="preserve"> Submit </w:t>
      </w:r>
      <w:r w:rsidRPr="00340144">
        <w:rPr>
          <w:lang w:val="en-CA"/>
        </w:rPr>
        <w:t>function</w:t>
      </w:r>
      <w:r w:rsidR="0093481A" w:rsidRPr="00340144">
        <w:rPr>
          <w:lang w:val="en-CA"/>
        </w:rPr>
        <w:t xml:space="preserve"> </w:t>
      </w:r>
      <w:r w:rsidR="00F75F89" w:rsidRPr="00340144">
        <w:rPr>
          <w:lang w:val="en-CA"/>
        </w:rPr>
        <w:t xml:space="preserve">effects the UI in the </w:t>
      </w:r>
      <w:r w:rsidR="0093481A" w:rsidRPr="00340144">
        <w:rPr>
          <w:lang w:val="en-CA"/>
        </w:rPr>
        <w:t>following</w:t>
      </w:r>
      <w:r w:rsidR="00F75F89" w:rsidRPr="00340144">
        <w:rPr>
          <w:lang w:val="en-CA"/>
        </w:rPr>
        <w:t xml:space="preserve"> ways</w:t>
      </w:r>
      <w:r w:rsidR="0093481A" w:rsidRPr="00340144">
        <w:rPr>
          <w:lang w:val="en-CA"/>
        </w:rPr>
        <w:t>:</w:t>
      </w:r>
    </w:p>
    <w:p w:rsidR="009B577D" w:rsidRPr="00340144" w:rsidRDefault="00F75F89" w:rsidP="00757098">
      <w:pPr>
        <w:pStyle w:val="ListParagraph"/>
        <w:numPr>
          <w:ilvl w:val="2"/>
          <w:numId w:val="17"/>
        </w:numPr>
        <w:rPr>
          <w:lang w:val="en-CA"/>
        </w:rPr>
      </w:pPr>
      <w:r w:rsidRPr="00340144">
        <w:rPr>
          <w:lang w:val="en-CA"/>
        </w:rPr>
        <w:t xml:space="preserve">Updates </w:t>
      </w:r>
      <w:r w:rsidRPr="00340144">
        <w:rPr>
          <w:b/>
          <w:lang w:val="en-CA"/>
        </w:rPr>
        <w:t>Source State</w:t>
      </w:r>
      <w:r w:rsidRPr="00340144">
        <w:rPr>
          <w:lang w:val="en-CA"/>
        </w:rPr>
        <w:t xml:space="preserve"> to ‘</w:t>
      </w:r>
      <w:r w:rsidR="00956466" w:rsidRPr="00340144">
        <w:rPr>
          <w:lang w:val="en-CA"/>
        </w:rPr>
        <w:t>Submitted</w:t>
      </w:r>
      <w:r w:rsidRPr="00340144">
        <w:rPr>
          <w:lang w:val="en-CA"/>
        </w:rPr>
        <w:t xml:space="preserve">’  NOTE: See </w:t>
      </w:r>
      <w:r w:rsidRPr="00340144">
        <w:rPr>
          <w:b/>
          <w:lang w:val="en-CA"/>
        </w:rPr>
        <w:t>Source State</w:t>
      </w:r>
      <w:r w:rsidRPr="00340144">
        <w:rPr>
          <w:lang w:val="en-CA"/>
        </w:rPr>
        <w:t xml:space="preserve"> (#6</w:t>
      </w:r>
      <w:r w:rsidR="00445DF0" w:rsidRPr="00340144">
        <w:rPr>
          <w:lang w:val="en-CA"/>
        </w:rPr>
        <w:t>a</w:t>
      </w:r>
      <w:r w:rsidRPr="00340144">
        <w:rPr>
          <w:lang w:val="en-CA"/>
        </w:rPr>
        <w:t>)</w:t>
      </w:r>
    </w:p>
    <w:p w:rsidR="00445DF0" w:rsidRPr="00340144" w:rsidRDefault="00FB31A6" w:rsidP="00757098">
      <w:pPr>
        <w:pStyle w:val="ListParagraph"/>
        <w:numPr>
          <w:ilvl w:val="2"/>
          <w:numId w:val="17"/>
        </w:numPr>
        <w:rPr>
          <w:lang w:val="en-CA"/>
        </w:rPr>
      </w:pPr>
      <w:r>
        <w:rPr>
          <w:lang w:val="en-CA"/>
        </w:rPr>
        <w:t>Clear</w:t>
      </w:r>
      <w:r w:rsidRPr="00340144">
        <w:rPr>
          <w:lang w:val="en-CA"/>
        </w:rPr>
        <w:t xml:space="preserve">s </w:t>
      </w:r>
      <w:r>
        <w:rPr>
          <w:b/>
          <w:lang w:val="en-CA"/>
        </w:rPr>
        <w:t>Total Run</w:t>
      </w:r>
      <w:r w:rsidRPr="00340144">
        <w:rPr>
          <w:b/>
          <w:lang w:val="en-CA"/>
        </w:rPr>
        <w:t xml:space="preserve"> </w:t>
      </w:r>
      <w:r w:rsidR="00445DF0" w:rsidRPr="00340144">
        <w:rPr>
          <w:b/>
          <w:lang w:val="en-CA"/>
        </w:rPr>
        <w:t>Time</w:t>
      </w:r>
      <w:r w:rsidR="00445DF0" w:rsidRPr="00340144">
        <w:rPr>
          <w:lang w:val="en-CA"/>
        </w:rPr>
        <w:t xml:space="preserve"> </w:t>
      </w:r>
      <w:r>
        <w:rPr>
          <w:lang w:val="en-CA"/>
        </w:rPr>
        <w:t>if applicable</w:t>
      </w:r>
      <w:r w:rsidR="008D2BEA">
        <w:rPr>
          <w:lang w:val="en-CA"/>
        </w:rPr>
        <w:t xml:space="preserve"> </w:t>
      </w:r>
      <w:r>
        <w:rPr>
          <w:lang w:val="en-CA"/>
        </w:rPr>
        <w:t xml:space="preserve">to a blank value </w:t>
      </w:r>
      <w:r w:rsidR="00445DF0" w:rsidRPr="00340144">
        <w:rPr>
          <w:lang w:val="en-CA"/>
        </w:rPr>
        <w:t xml:space="preserve">NOTE: See </w:t>
      </w:r>
      <w:r w:rsidR="00445DF0" w:rsidRPr="00340144">
        <w:rPr>
          <w:b/>
          <w:lang w:val="en-CA"/>
        </w:rPr>
        <w:t>Source State</w:t>
      </w:r>
      <w:r w:rsidR="00445DF0" w:rsidRPr="00340144">
        <w:rPr>
          <w:lang w:val="en-CA"/>
        </w:rPr>
        <w:t xml:space="preserve"> (#6b)</w:t>
      </w:r>
    </w:p>
    <w:p w:rsidR="00D21917" w:rsidRPr="00340144" w:rsidRDefault="00D21917" w:rsidP="00757098">
      <w:pPr>
        <w:pStyle w:val="ListParagraph"/>
        <w:numPr>
          <w:ilvl w:val="2"/>
          <w:numId w:val="17"/>
        </w:numPr>
        <w:rPr>
          <w:lang w:val="en-CA"/>
        </w:rPr>
      </w:pPr>
      <w:r w:rsidRPr="00340144">
        <w:rPr>
          <w:lang w:val="en-CA"/>
        </w:rPr>
        <w:t xml:space="preserve">Displays </w:t>
      </w:r>
      <w:r w:rsidRPr="00340144">
        <w:rPr>
          <w:b/>
          <w:lang w:val="en-CA"/>
        </w:rPr>
        <w:t>Status Message</w:t>
      </w:r>
      <w:r w:rsidRPr="00340144">
        <w:rPr>
          <w:lang w:val="en-CA"/>
        </w:rPr>
        <w:t xml:space="preserve"> NOTE: See </w:t>
      </w:r>
      <w:r w:rsidRPr="00340144">
        <w:rPr>
          <w:b/>
          <w:lang w:val="en-CA"/>
        </w:rPr>
        <w:t>Source State</w:t>
      </w:r>
      <w:r w:rsidRPr="00340144">
        <w:rPr>
          <w:lang w:val="en-CA"/>
        </w:rPr>
        <w:t xml:space="preserve"> (#6c)</w:t>
      </w:r>
    </w:p>
    <w:p w:rsidR="00F75F89" w:rsidRPr="00340144" w:rsidRDefault="00F75F89" w:rsidP="00757098">
      <w:pPr>
        <w:pStyle w:val="ListParagraph"/>
        <w:numPr>
          <w:ilvl w:val="2"/>
          <w:numId w:val="17"/>
        </w:numPr>
        <w:rPr>
          <w:lang w:val="en-CA"/>
        </w:rPr>
      </w:pPr>
      <w:r w:rsidRPr="00340144">
        <w:rPr>
          <w:lang w:val="en-CA"/>
        </w:rPr>
        <w:t xml:space="preserve">Disables </w:t>
      </w:r>
      <w:r w:rsidRPr="00340144">
        <w:rPr>
          <w:b/>
          <w:lang w:val="en-CA"/>
        </w:rPr>
        <w:t>Cancel</w:t>
      </w:r>
      <w:r w:rsidRPr="00340144">
        <w:rPr>
          <w:lang w:val="en-CA"/>
        </w:rPr>
        <w:t xml:space="preserve"> button</w:t>
      </w:r>
    </w:p>
    <w:p w:rsidR="00F75F89" w:rsidRPr="00340144" w:rsidRDefault="00F75F89" w:rsidP="00757098">
      <w:pPr>
        <w:pStyle w:val="ListParagraph"/>
        <w:numPr>
          <w:ilvl w:val="2"/>
          <w:numId w:val="17"/>
        </w:numPr>
        <w:rPr>
          <w:lang w:val="en-CA"/>
        </w:rPr>
      </w:pPr>
      <w:r w:rsidRPr="00340144">
        <w:rPr>
          <w:lang w:val="en-CA"/>
        </w:rPr>
        <w:t xml:space="preserve">Disables </w:t>
      </w:r>
      <w:r w:rsidRPr="00340144">
        <w:rPr>
          <w:b/>
          <w:lang w:val="en-CA"/>
        </w:rPr>
        <w:t>Clear</w:t>
      </w:r>
      <w:r w:rsidRPr="00340144">
        <w:rPr>
          <w:lang w:val="en-CA"/>
        </w:rPr>
        <w:t xml:space="preserve"> button</w:t>
      </w:r>
    </w:p>
    <w:p w:rsidR="00F75F89" w:rsidRPr="00340144" w:rsidRDefault="00F75F89" w:rsidP="00757098">
      <w:pPr>
        <w:pStyle w:val="ListParagraph"/>
        <w:numPr>
          <w:ilvl w:val="2"/>
          <w:numId w:val="17"/>
        </w:numPr>
        <w:rPr>
          <w:lang w:val="en-CA"/>
        </w:rPr>
      </w:pPr>
      <w:r w:rsidRPr="00340144">
        <w:rPr>
          <w:lang w:val="en-CA"/>
        </w:rPr>
        <w:t xml:space="preserve">Disables </w:t>
      </w:r>
      <w:r w:rsidRPr="00340144">
        <w:rPr>
          <w:b/>
          <w:lang w:val="en-CA"/>
        </w:rPr>
        <w:t>Submit</w:t>
      </w:r>
      <w:r w:rsidRPr="00340144">
        <w:rPr>
          <w:lang w:val="en-CA"/>
        </w:rPr>
        <w:t xml:space="preserve"> button</w:t>
      </w:r>
    </w:p>
    <w:p w:rsidR="0093481A" w:rsidRPr="00340144" w:rsidRDefault="009B577D" w:rsidP="00757098">
      <w:pPr>
        <w:pStyle w:val="ListParagraph"/>
        <w:numPr>
          <w:ilvl w:val="2"/>
          <w:numId w:val="17"/>
        </w:numPr>
        <w:rPr>
          <w:lang w:val="en-CA"/>
        </w:rPr>
      </w:pPr>
      <w:r w:rsidRPr="00340144">
        <w:rPr>
          <w:lang w:val="en-CA"/>
        </w:rPr>
        <w:t>Displays all entered values for Saved Source within the L</w:t>
      </w:r>
      <w:r w:rsidRPr="00340144">
        <w:rPr>
          <w:b/>
          <w:lang w:val="en-CA"/>
        </w:rPr>
        <w:t>oad Source Panel</w:t>
      </w:r>
      <w:r w:rsidRPr="00340144">
        <w:rPr>
          <w:lang w:val="en-CA"/>
        </w:rPr>
        <w:t xml:space="preserve"> (#0)</w:t>
      </w:r>
    </w:p>
    <w:p w:rsidR="006B677F" w:rsidRDefault="006B677F" w:rsidP="00757098">
      <w:pPr>
        <w:pStyle w:val="ListParagraph"/>
        <w:numPr>
          <w:ilvl w:val="2"/>
          <w:numId w:val="17"/>
        </w:numPr>
        <w:rPr>
          <w:ins w:id="52" w:author="Scott Galbraith" w:date="2016-03-31T07:01:00Z"/>
          <w:lang w:val="en-CA"/>
        </w:rPr>
      </w:pPr>
      <w:r w:rsidRPr="00340144">
        <w:rPr>
          <w:lang w:val="en-CA"/>
        </w:rPr>
        <w:t xml:space="preserve">Newly created SIM Job is now visible as first item in State Manager table view (#27) See </w:t>
      </w:r>
      <w:r w:rsidRPr="00340144">
        <w:rPr>
          <w:b/>
          <w:lang w:val="en-CA"/>
        </w:rPr>
        <w:t>State Manager</w:t>
      </w:r>
      <w:r w:rsidRPr="00340144">
        <w:rPr>
          <w:lang w:val="en-CA"/>
        </w:rPr>
        <w:t xml:space="preserve"> below</w:t>
      </w:r>
    </w:p>
    <w:p w:rsidR="00605A6A" w:rsidRPr="004416BF" w:rsidRDefault="004416BF" w:rsidP="00757098">
      <w:pPr>
        <w:pStyle w:val="ListParagraph"/>
        <w:numPr>
          <w:ilvl w:val="2"/>
          <w:numId w:val="17"/>
        </w:numPr>
        <w:rPr>
          <w:ins w:id="53" w:author="Scott Galbraith" w:date="2016-03-31T07:03:00Z"/>
          <w:highlight w:val="yellow"/>
          <w:lang w:val="en-CA"/>
          <w:rPrChange w:id="54" w:author="Scott Galbraith" w:date="2016-03-31T07:07:00Z">
            <w:rPr>
              <w:ins w:id="55" w:author="Scott Galbraith" w:date="2016-03-31T07:03:00Z"/>
              <w:lang w:val="en-CA"/>
            </w:rPr>
          </w:rPrChange>
        </w:rPr>
      </w:pPr>
      <w:ins w:id="56" w:author="Scott Galbraith" w:date="2016-03-31T07:05:00Z">
        <w:r w:rsidRPr="004416BF">
          <w:rPr>
            <w:highlight w:val="yellow"/>
            <w:lang w:val="en-CA"/>
            <w:rPrChange w:id="57" w:author="Scott Galbraith" w:date="2016-03-31T07:07:00Z">
              <w:rPr>
                <w:lang w:val="en-CA"/>
              </w:rPr>
            </w:rPrChange>
          </w:rPr>
          <w:t>If a user tries to exit the application during the</w:t>
        </w:r>
      </w:ins>
      <w:ins w:id="58" w:author="Scott Galbraith" w:date="2016-03-31T07:02:00Z">
        <w:r w:rsidR="00605A6A" w:rsidRPr="004416BF">
          <w:rPr>
            <w:highlight w:val="yellow"/>
            <w:lang w:val="en-CA"/>
            <w:rPrChange w:id="59" w:author="Scott Galbraith" w:date="2016-03-31T07:07:00Z">
              <w:rPr>
                <w:lang w:val="en-CA"/>
              </w:rPr>
            </w:rPrChange>
          </w:rPr>
          <w:t xml:space="preserve"> critical SFTP file upload</w:t>
        </w:r>
      </w:ins>
      <w:ins w:id="60" w:author="Scott Galbraith" w:date="2016-03-31T07:05:00Z">
        <w:r w:rsidRPr="004416BF">
          <w:rPr>
            <w:highlight w:val="yellow"/>
            <w:lang w:val="en-CA"/>
            <w:rPrChange w:id="61" w:author="Scott Galbraith" w:date="2016-03-31T07:07:00Z">
              <w:rPr>
                <w:lang w:val="en-CA"/>
              </w:rPr>
            </w:rPrChange>
          </w:rPr>
          <w:t>:</w:t>
        </w:r>
      </w:ins>
    </w:p>
    <w:p w:rsidR="004416BF" w:rsidRPr="004416BF" w:rsidRDefault="004416BF">
      <w:pPr>
        <w:pStyle w:val="ListParagraph"/>
        <w:numPr>
          <w:ilvl w:val="3"/>
          <w:numId w:val="17"/>
        </w:numPr>
        <w:rPr>
          <w:ins w:id="62" w:author="Scott Galbraith" w:date="2016-03-31T07:06:00Z"/>
          <w:highlight w:val="yellow"/>
          <w:lang w:val="en-CA"/>
          <w:rPrChange w:id="63" w:author="Scott Galbraith" w:date="2016-03-31T07:07:00Z">
            <w:rPr>
              <w:ins w:id="64" w:author="Scott Galbraith" w:date="2016-03-31T07:06:00Z"/>
              <w:lang w:val="en-CA"/>
            </w:rPr>
          </w:rPrChange>
        </w:rPr>
        <w:pPrChange w:id="65" w:author="Scott Galbraith" w:date="2016-03-31T07:04:00Z">
          <w:pPr>
            <w:pStyle w:val="ListParagraph"/>
            <w:numPr>
              <w:ilvl w:val="2"/>
              <w:numId w:val="17"/>
            </w:numPr>
            <w:ind w:left="2160" w:hanging="180"/>
          </w:pPr>
        </w:pPrChange>
      </w:pPr>
      <w:ins w:id="66" w:author="Scott Galbraith" w:date="2016-03-31T07:06:00Z">
        <w:r w:rsidRPr="004416BF">
          <w:rPr>
            <w:highlight w:val="yellow"/>
            <w:lang w:val="en-CA"/>
            <w:rPrChange w:id="67" w:author="Scott Galbraith" w:date="2016-03-31T07:07:00Z">
              <w:rPr>
                <w:lang w:val="en-CA"/>
              </w:rPr>
            </w:rPrChange>
          </w:rPr>
          <w:t>System prevents application from closing until SFTP upload is complete</w:t>
        </w:r>
      </w:ins>
    </w:p>
    <w:p w:rsidR="00605A6A" w:rsidRPr="004416BF" w:rsidRDefault="00605A6A">
      <w:pPr>
        <w:pStyle w:val="ListParagraph"/>
        <w:numPr>
          <w:ilvl w:val="3"/>
          <w:numId w:val="17"/>
        </w:numPr>
        <w:rPr>
          <w:highlight w:val="yellow"/>
          <w:lang w:val="en-CA"/>
          <w:rPrChange w:id="68" w:author="Scott Galbraith" w:date="2016-03-31T07:07:00Z">
            <w:rPr>
              <w:lang w:val="en-CA"/>
            </w:rPr>
          </w:rPrChange>
        </w:rPr>
        <w:pPrChange w:id="69" w:author="Scott Galbraith" w:date="2016-03-31T07:04:00Z">
          <w:pPr>
            <w:pStyle w:val="ListParagraph"/>
            <w:numPr>
              <w:ilvl w:val="2"/>
              <w:numId w:val="17"/>
            </w:numPr>
            <w:ind w:left="2160" w:hanging="180"/>
          </w:pPr>
        </w:pPrChange>
      </w:pPr>
      <w:ins w:id="70" w:author="Scott Galbraith" w:date="2016-03-31T07:03:00Z">
        <w:r w:rsidRPr="004416BF">
          <w:rPr>
            <w:highlight w:val="yellow"/>
            <w:lang w:val="en-CA"/>
            <w:rPrChange w:id="71" w:author="Scott Galbraith" w:date="2016-03-31T07:07:00Z">
              <w:rPr>
                <w:lang w:val="en-CA"/>
              </w:rPr>
            </w:rPrChange>
          </w:rPr>
          <w:t>System displays</w:t>
        </w:r>
      </w:ins>
      <w:ins w:id="72" w:author="Scott Galbraith" w:date="2016-03-31T07:02:00Z">
        <w:r w:rsidRPr="004416BF">
          <w:rPr>
            <w:highlight w:val="yellow"/>
            <w:lang w:val="en-CA"/>
            <w:rPrChange w:id="73" w:author="Scott Galbraith" w:date="2016-03-31T07:07:00Z">
              <w:rPr>
                <w:lang w:val="en-CA"/>
              </w:rPr>
            </w:rPrChange>
          </w:rPr>
          <w:t xml:space="preserve"> appropriate </w:t>
        </w:r>
      </w:ins>
      <w:ins w:id="74" w:author="Scott Galbraith" w:date="2016-03-31T07:03:00Z">
        <w:r w:rsidRPr="004416BF">
          <w:rPr>
            <w:highlight w:val="yellow"/>
            <w:lang w:val="en-CA"/>
            <w:rPrChange w:id="75" w:author="Scott Galbraith" w:date="2016-03-31T07:07:00Z">
              <w:rPr>
                <w:lang w:val="en-CA"/>
              </w:rPr>
            </w:rPrChange>
          </w:rPr>
          <w:t xml:space="preserve">visual </w:t>
        </w:r>
      </w:ins>
      <w:ins w:id="76" w:author="Scott Galbraith" w:date="2016-03-31T07:02:00Z">
        <w:r w:rsidRPr="004416BF">
          <w:rPr>
            <w:highlight w:val="yellow"/>
            <w:lang w:val="en-CA"/>
            <w:rPrChange w:id="77" w:author="Scott Galbraith" w:date="2016-03-31T07:07:00Z">
              <w:rPr>
                <w:lang w:val="en-CA"/>
              </w:rPr>
            </w:rPrChange>
          </w:rPr>
          <w:t>notification</w:t>
        </w:r>
      </w:ins>
      <w:ins w:id="78" w:author="Scott Galbraith" w:date="2016-03-31T07:04:00Z">
        <w:r w:rsidR="004416BF" w:rsidRPr="004416BF">
          <w:rPr>
            <w:highlight w:val="yellow"/>
            <w:lang w:val="en-CA"/>
            <w:rPrChange w:id="79" w:author="Scott Galbraith" w:date="2016-03-31T07:07:00Z">
              <w:rPr>
                <w:lang w:val="en-CA"/>
              </w:rPr>
            </w:rPrChange>
          </w:rPr>
          <w:t xml:space="preserve"> of reason for delay of application closing</w:t>
        </w:r>
      </w:ins>
    </w:p>
    <w:p w:rsidR="00C2339E" w:rsidRPr="00340144" w:rsidRDefault="00383542" w:rsidP="00757098">
      <w:pPr>
        <w:pStyle w:val="ListParagraph"/>
        <w:numPr>
          <w:ilvl w:val="0"/>
          <w:numId w:val="17"/>
        </w:numPr>
        <w:rPr>
          <w:lang w:val="en-CA"/>
        </w:rPr>
      </w:pPr>
      <w:r w:rsidRPr="00340144">
        <w:rPr>
          <w:b/>
          <w:lang w:val="en-CA"/>
        </w:rPr>
        <w:t>State Manager</w:t>
      </w:r>
      <w:r w:rsidRPr="00340144">
        <w:rPr>
          <w:lang w:val="en-CA"/>
        </w:rPr>
        <w:t xml:space="preserve"> data table</w:t>
      </w:r>
      <w:r w:rsidR="006F1AEE" w:rsidRPr="00340144">
        <w:rPr>
          <w:lang w:val="en-CA"/>
        </w:rPr>
        <w:t xml:space="preserve"> (See </w:t>
      </w:r>
      <w:r w:rsidR="006F1AEE" w:rsidRPr="00340144">
        <w:rPr>
          <w:b/>
          <w:lang w:val="en-CA"/>
        </w:rPr>
        <w:t>State Manager</w:t>
      </w:r>
      <w:r w:rsidR="006F1AEE" w:rsidRPr="00340144">
        <w:rPr>
          <w:lang w:val="en-CA"/>
        </w:rPr>
        <w:t xml:space="preserve"> below)</w:t>
      </w:r>
    </w:p>
    <w:p w:rsidR="009B1C26" w:rsidRPr="00340144" w:rsidRDefault="009B1C26" w:rsidP="00757098">
      <w:pPr>
        <w:pStyle w:val="ListParagraph"/>
        <w:numPr>
          <w:ilvl w:val="0"/>
          <w:numId w:val="17"/>
        </w:numPr>
        <w:rPr>
          <w:lang w:val="en-CA"/>
        </w:rPr>
      </w:pPr>
      <w:r w:rsidRPr="00340144">
        <w:rPr>
          <w:b/>
          <w:lang w:val="en-CA"/>
        </w:rPr>
        <w:t xml:space="preserve">Cancel </w:t>
      </w:r>
      <w:r w:rsidRPr="00340144">
        <w:rPr>
          <w:lang w:val="en-CA"/>
        </w:rPr>
        <w:t xml:space="preserve">button – disabled </w:t>
      </w:r>
    </w:p>
    <w:p w:rsidR="00794B19" w:rsidRPr="00340144" w:rsidRDefault="00794B19" w:rsidP="00757098">
      <w:pPr>
        <w:pStyle w:val="ListParagraph"/>
        <w:numPr>
          <w:ilvl w:val="1"/>
          <w:numId w:val="17"/>
        </w:numPr>
        <w:rPr>
          <w:lang w:val="en-CA"/>
        </w:rPr>
      </w:pPr>
      <w:r w:rsidRPr="00340144">
        <w:rPr>
          <w:b/>
          <w:lang w:val="en-CA"/>
        </w:rPr>
        <w:t xml:space="preserve">Help </w:t>
      </w:r>
      <w:r w:rsidRPr="00340144">
        <w:rPr>
          <w:lang w:val="en-CA"/>
        </w:rPr>
        <w:t>Balloon text “Cancel current edits“</w:t>
      </w:r>
    </w:p>
    <w:p w:rsidR="009B1C26" w:rsidRPr="00340144" w:rsidRDefault="009B1C26" w:rsidP="00757098">
      <w:pPr>
        <w:pStyle w:val="ListParagraph"/>
        <w:numPr>
          <w:ilvl w:val="1"/>
          <w:numId w:val="17"/>
        </w:numPr>
        <w:rPr>
          <w:lang w:val="en-CA"/>
        </w:rPr>
      </w:pPr>
      <w:r w:rsidRPr="00340144">
        <w:rPr>
          <w:lang w:val="en-CA"/>
        </w:rPr>
        <w:t xml:space="preserve">The following conditions must be met to enable the </w:t>
      </w:r>
      <w:r w:rsidRPr="00340144">
        <w:rPr>
          <w:b/>
          <w:lang w:val="en-CA"/>
        </w:rPr>
        <w:t>Cancel</w:t>
      </w:r>
      <w:r w:rsidRPr="00340144">
        <w:rPr>
          <w:lang w:val="en-CA"/>
        </w:rPr>
        <w:t xml:space="preserve"> button:</w:t>
      </w:r>
    </w:p>
    <w:p w:rsidR="009B1C26" w:rsidRPr="00340144" w:rsidRDefault="009B1C26" w:rsidP="00757098">
      <w:pPr>
        <w:pStyle w:val="ListParagraph"/>
        <w:numPr>
          <w:ilvl w:val="2"/>
          <w:numId w:val="17"/>
        </w:numPr>
        <w:rPr>
          <w:lang w:val="en-CA"/>
        </w:rPr>
      </w:pPr>
      <w:r w:rsidRPr="00340144">
        <w:rPr>
          <w:lang w:val="en-CA"/>
        </w:rPr>
        <w:t>Existing</w:t>
      </w:r>
      <w:r w:rsidRPr="00340144">
        <w:rPr>
          <w:b/>
          <w:lang w:val="en-CA"/>
        </w:rPr>
        <w:t xml:space="preserve"> SIM Job</w:t>
      </w:r>
      <w:r w:rsidRPr="00340144">
        <w:rPr>
          <w:lang w:val="en-CA"/>
        </w:rPr>
        <w:t xml:space="preserve"> is being edited </w:t>
      </w:r>
      <w:r w:rsidRPr="00340144">
        <w:rPr>
          <w:b/>
          <w:lang w:val="en-CA"/>
        </w:rPr>
        <w:t>AND</w:t>
      </w:r>
    </w:p>
    <w:p w:rsidR="009B1C26" w:rsidRPr="00340144" w:rsidRDefault="009B1C26" w:rsidP="00757098">
      <w:pPr>
        <w:pStyle w:val="ListParagraph"/>
        <w:numPr>
          <w:ilvl w:val="2"/>
          <w:numId w:val="17"/>
        </w:numPr>
        <w:rPr>
          <w:lang w:val="en-CA"/>
        </w:rPr>
      </w:pPr>
      <w:r w:rsidRPr="00340144">
        <w:rPr>
          <w:lang w:val="en-CA"/>
        </w:rPr>
        <w:t>One or more input field values have been changed fro</w:t>
      </w:r>
      <w:r w:rsidR="00CE32A3" w:rsidRPr="00340144">
        <w:rPr>
          <w:lang w:val="en-CA"/>
        </w:rPr>
        <w:t>m the value stored in the SIM database</w:t>
      </w:r>
    </w:p>
    <w:p w:rsidR="009B1C26" w:rsidRPr="00340144" w:rsidRDefault="00794B19" w:rsidP="00757098">
      <w:pPr>
        <w:pStyle w:val="ListParagraph"/>
        <w:numPr>
          <w:ilvl w:val="1"/>
          <w:numId w:val="17"/>
        </w:numPr>
        <w:rPr>
          <w:lang w:val="en-CA"/>
        </w:rPr>
      </w:pPr>
      <w:r w:rsidRPr="00340144">
        <w:rPr>
          <w:lang w:val="en-CA"/>
        </w:rPr>
        <w:t xml:space="preserve">The </w:t>
      </w:r>
      <w:r w:rsidRPr="00340144">
        <w:rPr>
          <w:b/>
          <w:lang w:val="en-CA"/>
        </w:rPr>
        <w:t>Cancel</w:t>
      </w:r>
      <w:r w:rsidRPr="00340144">
        <w:rPr>
          <w:lang w:val="en-CA"/>
        </w:rPr>
        <w:t xml:space="preserve"> function performs the following:</w:t>
      </w:r>
    </w:p>
    <w:p w:rsidR="00794B19" w:rsidRPr="00340144" w:rsidRDefault="00E62E2D" w:rsidP="00757098">
      <w:pPr>
        <w:pStyle w:val="ListParagraph"/>
        <w:numPr>
          <w:ilvl w:val="2"/>
          <w:numId w:val="17"/>
        </w:numPr>
        <w:rPr>
          <w:lang w:val="en-CA"/>
        </w:rPr>
      </w:pPr>
      <w:r w:rsidRPr="00340144">
        <w:rPr>
          <w:lang w:val="en-CA"/>
        </w:rPr>
        <w:t>Clear all entered field values and replace with values stored in d</w:t>
      </w:r>
      <w:r w:rsidR="00CE32A3" w:rsidRPr="00340144">
        <w:rPr>
          <w:lang w:val="en-CA"/>
        </w:rPr>
        <w:t>atabase</w:t>
      </w:r>
      <w:r w:rsidRPr="00340144">
        <w:rPr>
          <w:lang w:val="en-CA"/>
        </w:rPr>
        <w:t>.</w:t>
      </w:r>
    </w:p>
    <w:p w:rsidR="00C66597" w:rsidRPr="00340144" w:rsidRDefault="00031F98" w:rsidP="00031F98">
      <w:pPr>
        <w:pStyle w:val="Heading1"/>
        <w:pageBreakBefore/>
        <w:tabs>
          <w:tab w:val="clear" w:pos="1080"/>
          <w:tab w:val="left" w:pos="630"/>
        </w:tabs>
        <w:spacing w:before="240"/>
        <w:ind w:left="1080" w:hanging="1080"/>
      </w:pPr>
      <w:bookmarkStart w:id="80" w:name="_Toc443058624"/>
      <w:r w:rsidRPr="00340144">
        <w:lastRenderedPageBreak/>
        <w:t>State Manager (#27 from Load Source)</w:t>
      </w:r>
      <w:bookmarkEnd w:id="80"/>
    </w:p>
    <w:p w:rsidR="00C66597" w:rsidRPr="00340144" w:rsidRDefault="00C66597" w:rsidP="00C66597">
      <w:pPr>
        <w:pStyle w:val="Heading2"/>
        <w:rPr>
          <w:lang w:val="en-CA"/>
        </w:rPr>
      </w:pPr>
      <w:bookmarkStart w:id="81" w:name="_Toc443058625"/>
      <w:r w:rsidRPr="00340144">
        <w:rPr>
          <w:lang w:val="en-CA"/>
        </w:rPr>
        <w:t>Overview</w:t>
      </w:r>
      <w:bookmarkEnd w:id="81"/>
    </w:p>
    <w:p w:rsidR="00C66597" w:rsidRPr="00340144" w:rsidRDefault="00C66597" w:rsidP="00C66597">
      <w:pPr>
        <w:rPr>
          <w:lang w:val="en-CA"/>
        </w:rPr>
      </w:pPr>
      <w:r w:rsidRPr="00340144">
        <w:rPr>
          <w:lang w:val="en-CA"/>
        </w:rPr>
        <w:t xml:space="preserve">The </w:t>
      </w:r>
      <w:r w:rsidR="00994E79" w:rsidRPr="00340144">
        <w:rPr>
          <w:lang w:val="en-CA"/>
        </w:rPr>
        <w:t>SIM State Manager functionality is designed as an integrated suite of functionalities allowing the analyst to view all source ingested into the system and associated processing details</w:t>
      </w:r>
      <w:r w:rsidR="00861434" w:rsidRPr="00340144">
        <w:rPr>
          <w:lang w:val="en-CA"/>
        </w:rPr>
        <w:t xml:space="preserve"> (Figure 2)</w:t>
      </w:r>
      <w:r w:rsidRPr="00340144">
        <w:rPr>
          <w:lang w:val="en-CA"/>
        </w:rPr>
        <w:t>.</w:t>
      </w:r>
      <w:r w:rsidR="00994E79" w:rsidRPr="00340144">
        <w:rPr>
          <w:lang w:val="en-CA"/>
        </w:rPr>
        <w:t xml:space="preserve"> </w:t>
      </w:r>
      <w:r w:rsidR="00E33854" w:rsidRPr="00340144">
        <w:rPr>
          <w:lang w:val="en-CA"/>
        </w:rPr>
        <w:t>Additionally the analyst can stop processing and change source criteria as needed.</w:t>
      </w:r>
    </w:p>
    <w:p w:rsidR="000D07CB" w:rsidRPr="00340144" w:rsidRDefault="000D07CB" w:rsidP="00C66597">
      <w:pPr>
        <w:rPr>
          <w:lang w:val="en-CA"/>
        </w:rPr>
      </w:pPr>
      <w:r w:rsidRPr="00340144">
        <w:rPr>
          <w:noProof/>
        </w:rPr>
        <w:drawing>
          <wp:inline distT="0" distB="0" distL="0" distR="0" wp14:anchorId="2D0E9C05" wp14:editId="24843C24">
            <wp:extent cx="5943599" cy="337549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DM_1223_2015_SIM_ManageSIMJobs_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3375498"/>
                    </a:xfrm>
                    <a:prstGeom prst="rect">
                      <a:avLst/>
                    </a:prstGeom>
                  </pic:spPr>
                </pic:pic>
              </a:graphicData>
            </a:graphic>
          </wp:inline>
        </w:drawing>
      </w:r>
    </w:p>
    <w:p w:rsidR="00861434" w:rsidRPr="00340144" w:rsidRDefault="00861434" w:rsidP="00861434">
      <w:pPr>
        <w:spacing w:before="0"/>
        <w:rPr>
          <w:lang w:val="en-CA"/>
        </w:rPr>
      </w:pPr>
      <w:r w:rsidRPr="00340144">
        <w:rPr>
          <w:sz w:val="20"/>
          <w:lang w:val="en-CA"/>
        </w:rPr>
        <w:t>Figure 2</w:t>
      </w:r>
    </w:p>
    <w:p w:rsidR="00861434" w:rsidRPr="00340144" w:rsidRDefault="00F62275" w:rsidP="00861434">
      <w:pPr>
        <w:pStyle w:val="Heading2"/>
        <w:tabs>
          <w:tab w:val="left" w:pos="630"/>
        </w:tabs>
        <w:ind w:left="1080" w:hanging="1080"/>
      </w:pPr>
      <w:bookmarkStart w:id="82" w:name="_Toc443058626"/>
      <w:r w:rsidRPr="00340144">
        <w:t xml:space="preserve">State Manager </w:t>
      </w:r>
      <w:r w:rsidR="00861434" w:rsidRPr="00340144">
        <w:t>UI Elements and Associated Behaviors</w:t>
      </w:r>
      <w:bookmarkEnd w:id="82"/>
    </w:p>
    <w:p w:rsidR="00861434" w:rsidRPr="00340144" w:rsidRDefault="003A7999" w:rsidP="00757098">
      <w:pPr>
        <w:pStyle w:val="ListParagraph"/>
        <w:numPr>
          <w:ilvl w:val="0"/>
          <w:numId w:val="18"/>
        </w:numPr>
        <w:rPr>
          <w:lang w:val="en-CA"/>
        </w:rPr>
      </w:pPr>
      <w:r w:rsidRPr="00340144">
        <w:rPr>
          <w:b/>
          <w:lang w:val="en-CA"/>
        </w:rPr>
        <w:t>SIM State Manager</w:t>
      </w:r>
      <w:r w:rsidR="00861434" w:rsidRPr="00340144">
        <w:rPr>
          <w:b/>
          <w:lang w:val="en-CA"/>
        </w:rPr>
        <w:t xml:space="preserve"> Panel</w:t>
      </w:r>
      <w:r w:rsidR="00861434" w:rsidRPr="00340144">
        <w:rPr>
          <w:lang w:val="en-CA"/>
        </w:rPr>
        <w:t xml:space="preserve"> </w:t>
      </w:r>
      <w:r w:rsidRPr="00340144">
        <w:rPr>
          <w:lang w:val="en-CA"/>
        </w:rPr>
        <w:t xml:space="preserve">– </w:t>
      </w:r>
      <w:r w:rsidR="00851136" w:rsidRPr="00340144">
        <w:rPr>
          <w:lang w:val="en-CA"/>
        </w:rPr>
        <w:t>Introduces the concept of a SIM Job which p</w:t>
      </w:r>
      <w:r w:rsidRPr="00340144">
        <w:rPr>
          <w:lang w:val="en-CA"/>
        </w:rPr>
        <w:t>rovides a comprehensive and detailed view into each source’s processing states</w:t>
      </w:r>
      <w:r w:rsidR="00861434" w:rsidRPr="00340144">
        <w:rPr>
          <w:lang w:val="en-CA"/>
        </w:rPr>
        <w:t xml:space="preserve">. </w:t>
      </w:r>
      <w:r w:rsidR="00851136" w:rsidRPr="00340144">
        <w:rPr>
          <w:lang w:val="en-CA"/>
        </w:rPr>
        <w:t>UI updates when new source is submitted and a SIM Job is created as well as when a source transitions from one state to another.</w:t>
      </w:r>
      <w:r w:rsidR="00861434" w:rsidRPr="00340144">
        <w:rPr>
          <w:lang w:val="en-CA"/>
        </w:rPr>
        <w:t xml:space="preserve"> </w:t>
      </w:r>
    </w:p>
    <w:p w:rsidR="00094966" w:rsidRPr="00340144" w:rsidRDefault="00094966" w:rsidP="00757098">
      <w:pPr>
        <w:pStyle w:val="ListParagraph"/>
        <w:numPr>
          <w:ilvl w:val="1"/>
          <w:numId w:val="18"/>
        </w:numPr>
        <w:rPr>
          <w:lang w:val="en-CA"/>
        </w:rPr>
      </w:pPr>
      <w:r w:rsidRPr="00340144">
        <w:rPr>
          <w:b/>
          <w:lang w:val="en-CA"/>
        </w:rPr>
        <w:t>Minimum Panel Size</w:t>
      </w:r>
      <w:r w:rsidRPr="00340144">
        <w:rPr>
          <w:lang w:val="en-CA"/>
        </w:rPr>
        <w:t xml:space="preserve"> </w:t>
      </w:r>
      <w:r w:rsidRPr="00340144">
        <w:rPr>
          <w:b/>
          <w:lang w:val="en-CA"/>
        </w:rPr>
        <w:t xml:space="preserve">– </w:t>
      </w:r>
      <w:r w:rsidRPr="00340144">
        <w:rPr>
          <w:lang w:val="en-CA"/>
        </w:rPr>
        <w:t xml:space="preserve">Width </w:t>
      </w:r>
      <w:r w:rsidR="007706FD" w:rsidRPr="00340144">
        <w:rPr>
          <w:lang w:val="en-CA"/>
        </w:rPr>
        <w:t>600</w:t>
      </w:r>
      <w:r w:rsidRPr="00340144">
        <w:rPr>
          <w:lang w:val="en-CA"/>
        </w:rPr>
        <w:t xml:space="preserve"> x Height </w:t>
      </w:r>
      <w:r w:rsidR="007706FD" w:rsidRPr="00340144">
        <w:rPr>
          <w:lang w:val="en-CA"/>
        </w:rPr>
        <w:t>620</w:t>
      </w:r>
    </w:p>
    <w:p w:rsidR="00094966" w:rsidRPr="00340144" w:rsidRDefault="00094966" w:rsidP="00757098">
      <w:pPr>
        <w:pStyle w:val="ListParagraph"/>
        <w:numPr>
          <w:ilvl w:val="1"/>
          <w:numId w:val="18"/>
        </w:numPr>
        <w:rPr>
          <w:lang w:val="en-CA"/>
        </w:rPr>
      </w:pPr>
      <w:r w:rsidRPr="00340144">
        <w:rPr>
          <w:b/>
          <w:lang w:val="en-CA"/>
        </w:rPr>
        <w:t>Scrolling</w:t>
      </w:r>
      <w:r w:rsidRPr="00340144">
        <w:rPr>
          <w:lang w:val="en-CA"/>
        </w:rPr>
        <w:t xml:space="preserve"> – on lower resolution screens the panel will provide necessary scrollbar(s) for access to full panel</w:t>
      </w:r>
    </w:p>
    <w:p w:rsidR="00861434" w:rsidRPr="00340144" w:rsidRDefault="00851136" w:rsidP="00757098">
      <w:pPr>
        <w:pStyle w:val="ListParagraph"/>
        <w:numPr>
          <w:ilvl w:val="0"/>
          <w:numId w:val="18"/>
        </w:numPr>
        <w:rPr>
          <w:lang w:val="en-CA"/>
        </w:rPr>
      </w:pPr>
      <w:r w:rsidRPr="00340144">
        <w:rPr>
          <w:b/>
          <w:lang w:val="en-CA"/>
        </w:rPr>
        <w:t>Delete Job</w:t>
      </w:r>
      <w:r w:rsidR="00861434" w:rsidRPr="00340144">
        <w:rPr>
          <w:lang w:val="en-CA"/>
        </w:rPr>
        <w:t xml:space="preserve"> </w:t>
      </w:r>
      <w:r w:rsidRPr="00340144">
        <w:rPr>
          <w:lang w:val="en-CA"/>
        </w:rPr>
        <w:t xml:space="preserve"> button </w:t>
      </w:r>
      <w:r w:rsidR="00861434" w:rsidRPr="00340144">
        <w:rPr>
          <w:lang w:val="en-CA"/>
        </w:rPr>
        <w:t xml:space="preserve">– Located in the </w:t>
      </w:r>
      <w:r w:rsidRPr="00340144">
        <w:rPr>
          <w:lang w:val="en-CA"/>
        </w:rPr>
        <w:t xml:space="preserve">top left </w:t>
      </w:r>
    </w:p>
    <w:p w:rsidR="008A6896" w:rsidRPr="00340144" w:rsidRDefault="008A6896" w:rsidP="00757098">
      <w:pPr>
        <w:pStyle w:val="ListParagraph"/>
        <w:numPr>
          <w:ilvl w:val="1"/>
          <w:numId w:val="18"/>
        </w:numPr>
        <w:rPr>
          <w:lang w:val="en-CA"/>
        </w:rPr>
      </w:pPr>
      <w:r w:rsidRPr="00340144">
        <w:rPr>
          <w:b/>
          <w:lang w:val="en-CA"/>
        </w:rPr>
        <w:t xml:space="preserve">Help </w:t>
      </w:r>
      <w:r w:rsidRPr="00340144">
        <w:rPr>
          <w:lang w:val="en-CA"/>
        </w:rPr>
        <w:t>Balloon text “Delete selected SIM Job(s)“</w:t>
      </w:r>
    </w:p>
    <w:p w:rsidR="00851136" w:rsidRPr="00340144" w:rsidRDefault="00851136" w:rsidP="00757098">
      <w:pPr>
        <w:pStyle w:val="ListParagraph"/>
        <w:numPr>
          <w:ilvl w:val="1"/>
          <w:numId w:val="18"/>
        </w:numPr>
        <w:rPr>
          <w:lang w:val="en-CA"/>
        </w:rPr>
      </w:pPr>
      <w:r w:rsidRPr="00340144">
        <w:rPr>
          <w:lang w:val="en-CA"/>
        </w:rPr>
        <w:t>Disabled until one or more rows selected</w:t>
      </w:r>
    </w:p>
    <w:p w:rsidR="00861434" w:rsidRPr="00340144" w:rsidRDefault="00851136" w:rsidP="00757098">
      <w:pPr>
        <w:pStyle w:val="ListParagraph"/>
        <w:numPr>
          <w:ilvl w:val="1"/>
          <w:numId w:val="18"/>
        </w:numPr>
        <w:rPr>
          <w:lang w:val="en-CA"/>
        </w:rPr>
      </w:pPr>
      <w:r w:rsidRPr="00340144">
        <w:rPr>
          <w:b/>
          <w:lang w:val="en-CA"/>
        </w:rPr>
        <w:lastRenderedPageBreak/>
        <w:t>Validation 1:</w:t>
      </w:r>
      <w:r w:rsidR="00861434" w:rsidRPr="00340144">
        <w:rPr>
          <w:lang w:val="en-CA"/>
        </w:rPr>
        <w:t xml:space="preserve"> </w:t>
      </w:r>
      <w:r w:rsidRPr="00340144">
        <w:rPr>
          <w:lang w:val="en-CA"/>
        </w:rPr>
        <w:t>Job in row(s) selected must be stopped; analyst cannot delete a running or completed SIM Job</w:t>
      </w:r>
    </w:p>
    <w:p w:rsidR="00BD164B" w:rsidRPr="00340144" w:rsidRDefault="00BD164B" w:rsidP="00757098">
      <w:pPr>
        <w:pStyle w:val="ListParagraph"/>
        <w:numPr>
          <w:ilvl w:val="0"/>
          <w:numId w:val="18"/>
        </w:numPr>
        <w:rPr>
          <w:lang w:val="en-CA"/>
        </w:rPr>
      </w:pPr>
      <w:r w:rsidRPr="00340144">
        <w:rPr>
          <w:b/>
          <w:lang w:val="en-CA"/>
        </w:rPr>
        <w:t>Text Filter</w:t>
      </w:r>
      <w:r w:rsidRPr="00340144">
        <w:rPr>
          <w:lang w:val="en-CA"/>
        </w:rPr>
        <w:t xml:space="preserve"> text field (type ahead filter) – a quick filter to find records containing the entered characters</w:t>
      </w:r>
    </w:p>
    <w:p w:rsidR="008A6896" w:rsidRPr="00340144" w:rsidRDefault="008A6896" w:rsidP="00757098">
      <w:pPr>
        <w:pStyle w:val="ListParagraph"/>
        <w:numPr>
          <w:ilvl w:val="1"/>
          <w:numId w:val="18"/>
        </w:numPr>
        <w:rPr>
          <w:lang w:val="en-CA"/>
        </w:rPr>
      </w:pPr>
      <w:r w:rsidRPr="00340144">
        <w:rPr>
          <w:b/>
          <w:lang w:val="en-CA"/>
        </w:rPr>
        <w:t xml:space="preserve">Help </w:t>
      </w:r>
      <w:r w:rsidRPr="00340144">
        <w:rPr>
          <w:lang w:val="en-CA"/>
        </w:rPr>
        <w:t>Balloon text “</w:t>
      </w:r>
      <w:r w:rsidR="00BD6F6A" w:rsidRPr="00340144">
        <w:rPr>
          <w:lang w:val="en-CA"/>
        </w:rPr>
        <w:t>Type characters to filter table results</w:t>
      </w:r>
      <w:r w:rsidRPr="00340144">
        <w:rPr>
          <w:lang w:val="en-CA"/>
        </w:rPr>
        <w:t>“</w:t>
      </w:r>
    </w:p>
    <w:p w:rsidR="00BD164B" w:rsidRPr="00340144" w:rsidRDefault="00BD164B" w:rsidP="00757098">
      <w:pPr>
        <w:pStyle w:val="ListParagraph"/>
        <w:numPr>
          <w:ilvl w:val="1"/>
          <w:numId w:val="18"/>
        </w:numPr>
        <w:rPr>
          <w:lang w:val="en-CA"/>
        </w:rPr>
      </w:pPr>
      <w:r w:rsidRPr="00340144">
        <w:rPr>
          <w:lang w:val="en-CA"/>
        </w:rPr>
        <w:t>As the analyst types the displayed number of matching results in the table below (#23) are reduced</w:t>
      </w:r>
    </w:p>
    <w:p w:rsidR="00BD164B" w:rsidRPr="00340144" w:rsidRDefault="00BD164B" w:rsidP="00757098">
      <w:pPr>
        <w:pStyle w:val="ListParagraph"/>
        <w:numPr>
          <w:ilvl w:val="1"/>
          <w:numId w:val="18"/>
        </w:numPr>
        <w:rPr>
          <w:lang w:val="en-CA"/>
        </w:rPr>
      </w:pPr>
      <w:r w:rsidRPr="00340144">
        <w:rPr>
          <w:lang w:val="en-CA"/>
        </w:rPr>
        <w:t xml:space="preserve">If individual characters are deleted or field cleared of all characters the matching results will reflect </w:t>
      </w:r>
      <w:r w:rsidR="00B81C3B" w:rsidRPr="00340144">
        <w:rPr>
          <w:lang w:val="en-CA"/>
        </w:rPr>
        <w:t xml:space="preserve">records which contain </w:t>
      </w:r>
      <w:r w:rsidRPr="00340144">
        <w:rPr>
          <w:lang w:val="en-CA"/>
        </w:rPr>
        <w:t>the current</w:t>
      </w:r>
      <w:r w:rsidR="00B81C3B" w:rsidRPr="00340144">
        <w:rPr>
          <w:lang w:val="en-CA"/>
        </w:rPr>
        <w:t xml:space="preserve"> characters</w:t>
      </w:r>
    </w:p>
    <w:p w:rsidR="00B81C3B" w:rsidRPr="00340144" w:rsidRDefault="00B81C3B" w:rsidP="00757098">
      <w:pPr>
        <w:pStyle w:val="ListParagraph"/>
        <w:numPr>
          <w:ilvl w:val="1"/>
          <w:numId w:val="18"/>
        </w:numPr>
        <w:rPr>
          <w:lang w:val="en-CA"/>
        </w:rPr>
      </w:pPr>
      <w:r w:rsidRPr="00340144">
        <w:rPr>
          <w:lang w:val="en-CA"/>
        </w:rPr>
        <w:t>The matching characters will be highlighted in the table results</w:t>
      </w:r>
    </w:p>
    <w:p w:rsidR="00026E0D" w:rsidRPr="00340144" w:rsidRDefault="002C50F5" w:rsidP="00757098">
      <w:pPr>
        <w:pStyle w:val="ListParagraph"/>
        <w:numPr>
          <w:ilvl w:val="0"/>
          <w:numId w:val="18"/>
        </w:numPr>
        <w:rPr>
          <w:lang w:val="en-CA"/>
        </w:rPr>
      </w:pPr>
      <w:r w:rsidRPr="00340144">
        <w:rPr>
          <w:b/>
          <w:lang w:val="en-CA"/>
        </w:rPr>
        <w:t>Errors Filter</w:t>
      </w:r>
      <w:r w:rsidRPr="00340144">
        <w:rPr>
          <w:lang w:val="en-CA"/>
        </w:rPr>
        <w:t xml:space="preserve"> toggle button </w:t>
      </w:r>
      <w:r w:rsidR="00026E0D" w:rsidRPr="00340144">
        <w:rPr>
          <w:lang w:val="en-CA"/>
        </w:rPr>
        <w:t>–</w:t>
      </w:r>
      <w:r w:rsidRPr="00340144">
        <w:rPr>
          <w:lang w:val="en-CA"/>
        </w:rPr>
        <w:t xml:space="preserve"> </w:t>
      </w:r>
    </w:p>
    <w:p w:rsidR="00BD6F6A" w:rsidRPr="00340144" w:rsidRDefault="00BD6F6A" w:rsidP="00757098">
      <w:pPr>
        <w:pStyle w:val="ListParagraph"/>
        <w:numPr>
          <w:ilvl w:val="1"/>
          <w:numId w:val="18"/>
        </w:numPr>
        <w:rPr>
          <w:lang w:val="en-CA"/>
        </w:rPr>
      </w:pPr>
      <w:r w:rsidRPr="00340144">
        <w:rPr>
          <w:b/>
          <w:lang w:val="en-CA"/>
        </w:rPr>
        <w:t xml:space="preserve">Help </w:t>
      </w:r>
      <w:r w:rsidRPr="00340144">
        <w:rPr>
          <w:lang w:val="en-CA"/>
        </w:rPr>
        <w:t>Balloon text “Show all SIM Jobs with Errors“</w:t>
      </w:r>
    </w:p>
    <w:p w:rsidR="00B81C3B" w:rsidRPr="00340144" w:rsidRDefault="00026E0D" w:rsidP="00757098">
      <w:pPr>
        <w:pStyle w:val="ListParagraph"/>
        <w:numPr>
          <w:ilvl w:val="1"/>
          <w:numId w:val="18"/>
        </w:numPr>
        <w:rPr>
          <w:lang w:val="en-CA"/>
        </w:rPr>
      </w:pPr>
      <w:r w:rsidRPr="00340144">
        <w:rPr>
          <w:b/>
          <w:lang w:val="en-CA"/>
        </w:rPr>
        <w:t>Default State</w:t>
      </w:r>
      <w:r w:rsidRPr="00340144">
        <w:rPr>
          <w:lang w:val="en-CA"/>
        </w:rPr>
        <w:t>: Off</w:t>
      </w:r>
    </w:p>
    <w:p w:rsidR="00026E0D" w:rsidRPr="00340144" w:rsidRDefault="00026E0D" w:rsidP="00757098">
      <w:pPr>
        <w:pStyle w:val="ListParagraph"/>
        <w:numPr>
          <w:ilvl w:val="1"/>
          <w:numId w:val="18"/>
        </w:numPr>
        <w:rPr>
          <w:lang w:val="en-CA"/>
        </w:rPr>
      </w:pPr>
      <w:r w:rsidRPr="00340144">
        <w:rPr>
          <w:b/>
          <w:lang w:val="en-CA"/>
        </w:rPr>
        <w:t>Toggle - On</w:t>
      </w:r>
      <w:r w:rsidRPr="00340144">
        <w:rPr>
          <w:lang w:val="en-CA"/>
        </w:rPr>
        <w:t>: The table updates to show only those SIM Jobs which contain an Error state</w:t>
      </w:r>
    </w:p>
    <w:p w:rsidR="00026E0D" w:rsidRPr="00340144" w:rsidRDefault="00026E0D" w:rsidP="00757098">
      <w:pPr>
        <w:pStyle w:val="ListParagraph"/>
        <w:numPr>
          <w:ilvl w:val="1"/>
          <w:numId w:val="18"/>
        </w:numPr>
        <w:rPr>
          <w:lang w:val="en-CA"/>
        </w:rPr>
      </w:pPr>
      <w:r w:rsidRPr="00340144">
        <w:rPr>
          <w:b/>
          <w:lang w:val="en-CA"/>
        </w:rPr>
        <w:t xml:space="preserve">Toggle </w:t>
      </w:r>
      <w:r w:rsidRPr="00340144">
        <w:rPr>
          <w:lang w:val="en-CA"/>
        </w:rPr>
        <w:t xml:space="preserve">– </w:t>
      </w:r>
      <w:r w:rsidRPr="00340144">
        <w:rPr>
          <w:b/>
          <w:lang w:val="en-CA"/>
        </w:rPr>
        <w:t>Off</w:t>
      </w:r>
      <w:r w:rsidRPr="00340144">
        <w:rPr>
          <w:lang w:val="en-CA"/>
        </w:rPr>
        <w:t>: The table updates to show all records not filtered out by other filter conditions</w:t>
      </w:r>
    </w:p>
    <w:p w:rsidR="00026E0D" w:rsidRPr="00340144" w:rsidRDefault="00026E0D" w:rsidP="00757098">
      <w:pPr>
        <w:pStyle w:val="ListParagraph"/>
        <w:numPr>
          <w:ilvl w:val="0"/>
          <w:numId w:val="18"/>
        </w:numPr>
        <w:rPr>
          <w:lang w:val="en-CA"/>
        </w:rPr>
      </w:pPr>
      <w:r w:rsidRPr="00340144">
        <w:rPr>
          <w:b/>
          <w:lang w:val="en-CA"/>
        </w:rPr>
        <w:t>Done Filter</w:t>
      </w:r>
      <w:r w:rsidRPr="00340144">
        <w:rPr>
          <w:lang w:val="en-CA"/>
        </w:rPr>
        <w:t xml:space="preserve"> toggle button</w:t>
      </w:r>
    </w:p>
    <w:p w:rsidR="00BD6F6A" w:rsidRPr="00340144" w:rsidRDefault="00BD6F6A" w:rsidP="00757098">
      <w:pPr>
        <w:pStyle w:val="ListParagraph"/>
        <w:numPr>
          <w:ilvl w:val="1"/>
          <w:numId w:val="18"/>
        </w:numPr>
        <w:rPr>
          <w:lang w:val="en-CA"/>
        </w:rPr>
      </w:pPr>
      <w:r w:rsidRPr="00340144">
        <w:rPr>
          <w:b/>
          <w:lang w:val="en-CA"/>
        </w:rPr>
        <w:t xml:space="preserve">Help </w:t>
      </w:r>
      <w:r w:rsidRPr="00340144">
        <w:rPr>
          <w:lang w:val="en-CA"/>
        </w:rPr>
        <w:t xml:space="preserve">Balloon text “Show all </w:t>
      </w:r>
      <w:r w:rsidR="00223ABD" w:rsidRPr="00340144">
        <w:rPr>
          <w:lang w:val="en-CA"/>
        </w:rPr>
        <w:t xml:space="preserve">Complete </w:t>
      </w:r>
      <w:r w:rsidRPr="00340144">
        <w:rPr>
          <w:lang w:val="en-CA"/>
        </w:rPr>
        <w:t>SIM Jobs“</w:t>
      </w:r>
    </w:p>
    <w:p w:rsidR="00026E0D" w:rsidRPr="00340144" w:rsidRDefault="00026E0D" w:rsidP="00757098">
      <w:pPr>
        <w:pStyle w:val="ListParagraph"/>
        <w:numPr>
          <w:ilvl w:val="1"/>
          <w:numId w:val="18"/>
        </w:numPr>
        <w:rPr>
          <w:lang w:val="en-CA"/>
        </w:rPr>
      </w:pPr>
      <w:r w:rsidRPr="00340144">
        <w:rPr>
          <w:b/>
          <w:lang w:val="en-CA"/>
        </w:rPr>
        <w:t>Default State</w:t>
      </w:r>
      <w:r w:rsidRPr="00340144">
        <w:rPr>
          <w:lang w:val="en-CA"/>
        </w:rPr>
        <w:t>: Off</w:t>
      </w:r>
    </w:p>
    <w:p w:rsidR="00026E0D" w:rsidRPr="00340144" w:rsidRDefault="00026E0D" w:rsidP="00757098">
      <w:pPr>
        <w:pStyle w:val="ListParagraph"/>
        <w:numPr>
          <w:ilvl w:val="1"/>
          <w:numId w:val="18"/>
        </w:numPr>
        <w:rPr>
          <w:lang w:val="en-CA"/>
        </w:rPr>
      </w:pPr>
      <w:r w:rsidRPr="00340144">
        <w:rPr>
          <w:b/>
          <w:lang w:val="en-CA"/>
        </w:rPr>
        <w:t>Toggle - On</w:t>
      </w:r>
      <w:r w:rsidRPr="00340144">
        <w:rPr>
          <w:lang w:val="en-CA"/>
        </w:rPr>
        <w:t>: The table updates to show only those SIM Jobs which contain a Done state</w:t>
      </w:r>
    </w:p>
    <w:p w:rsidR="00026E0D" w:rsidRPr="00340144" w:rsidRDefault="00026E0D" w:rsidP="00757098">
      <w:pPr>
        <w:pStyle w:val="ListParagraph"/>
        <w:numPr>
          <w:ilvl w:val="1"/>
          <w:numId w:val="18"/>
        </w:numPr>
        <w:rPr>
          <w:lang w:val="en-CA"/>
        </w:rPr>
      </w:pPr>
      <w:r w:rsidRPr="00340144">
        <w:rPr>
          <w:b/>
          <w:lang w:val="en-CA"/>
        </w:rPr>
        <w:t xml:space="preserve">Toggle </w:t>
      </w:r>
      <w:r w:rsidRPr="00340144">
        <w:rPr>
          <w:lang w:val="en-CA"/>
        </w:rPr>
        <w:t xml:space="preserve">– </w:t>
      </w:r>
      <w:r w:rsidRPr="00340144">
        <w:rPr>
          <w:b/>
          <w:lang w:val="en-CA"/>
        </w:rPr>
        <w:t>Off</w:t>
      </w:r>
      <w:r w:rsidRPr="00340144">
        <w:rPr>
          <w:lang w:val="en-CA"/>
        </w:rPr>
        <w:t xml:space="preserve">: The table updates to show all records not filtered out by other filter conditions </w:t>
      </w:r>
    </w:p>
    <w:p w:rsidR="00026E0D" w:rsidRPr="00340144" w:rsidRDefault="00026E0D" w:rsidP="00757098">
      <w:pPr>
        <w:pStyle w:val="ListParagraph"/>
        <w:numPr>
          <w:ilvl w:val="0"/>
          <w:numId w:val="18"/>
        </w:numPr>
        <w:rPr>
          <w:lang w:val="en-CA"/>
        </w:rPr>
      </w:pPr>
      <w:r w:rsidRPr="00340144">
        <w:rPr>
          <w:b/>
          <w:lang w:val="en-CA"/>
        </w:rPr>
        <w:t>Warning Filter</w:t>
      </w:r>
      <w:r w:rsidRPr="00340144">
        <w:rPr>
          <w:lang w:val="en-CA"/>
        </w:rPr>
        <w:t xml:space="preserve"> toggle button</w:t>
      </w:r>
    </w:p>
    <w:p w:rsidR="00BD6F6A" w:rsidRPr="00340144" w:rsidRDefault="00BD6F6A" w:rsidP="00757098">
      <w:pPr>
        <w:pStyle w:val="ListParagraph"/>
        <w:numPr>
          <w:ilvl w:val="1"/>
          <w:numId w:val="18"/>
        </w:numPr>
        <w:rPr>
          <w:lang w:val="en-CA"/>
        </w:rPr>
      </w:pPr>
      <w:r w:rsidRPr="00340144">
        <w:rPr>
          <w:b/>
          <w:lang w:val="en-CA"/>
        </w:rPr>
        <w:t xml:space="preserve">Help </w:t>
      </w:r>
      <w:r w:rsidRPr="00340144">
        <w:rPr>
          <w:lang w:val="en-CA"/>
        </w:rPr>
        <w:t>Balloon text “Show all SIM Jobs with Warnings“</w:t>
      </w:r>
    </w:p>
    <w:p w:rsidR="00026E0D" w:rsidRPr="00340144" w:rsidRDefault="00026E0D" w:rsidP="00757098">
      <w:pPr>
        <w:pStyle w:val="ListParagraph"/>
        <w:numPr>
          <w:ilvl w:val="1"/>
          <w:numId w:val="18"/>
        </w:numPr>
        <w:rPr>
          <w:lang w:val="en-CA"/>
        </w:rPr>
      </w:pPr>
      <w:r w:rsidRPr="00340144">
        <w:rPr>
          <w:b/>
          <w:lang w:val="en-CA"/>
        </w:rPr>
        <w:t>Default State</w:t>
      </w:r>
      <w:r w:rsidRPr="00340144">
        <w:rPr>
          <w:lang w:val="en-CA"/>
        </w:rPr>
        <w:t>: Off</w:t>
      </w:r>
    </w:p>
    <w:p w:rsidR="00026E0D" w:rsidRPr="00340144" w:rsidRDefault="00026E0D" w:rsidP="00757098">
      <w:pPr>
        <w:pStyle w:val="ListParagraph"/>
        <w:numPr>
          <w:ilvl w:val="1"/>
          <w:numId w:val="18"/>
        </w:numPr>
        <w:rPr>
          <w:lang w:val="en-CA"/>
        </w:rPr>
      </w:pPr>
      <w:r w:rsidRPr="00340144">
        <w:rPr>
          <w:b/>
          <w:lang w:val="en-CA"/>
        </w:rPr>
        <w:t>Toggle - On</w:t>
      </w:r>
      <w:r w:rsidRPr="00340144">
        <w:rPr>
          <w:lang w:val="en-CA"/>
        </w:rPr>
        <w:t>: The table updates to show only those SIM Jobs which contain a Warning state</w:t>
      </w:r>
    </w:p>
    <w:p w:rsidR="00026E0D" w:rsidRPr="00340144" w:rsidRDefault="00026E0D" w:rsidP="00757098">
      <w:pPr>
        <w:pStyle w:val="ListParagraph"/>
        <w:numPr>
          <w:ilvl w:val="1"/>
          <w:numId w:val="18"/>
        </w:numPr>
        <w:rPr>
          <w:lang w:val="en-CA"/>
        </w:rPr>
      </w:pPr>
      <w:r w:rsidRPr="00340144">
        <w:rPr>
          <w:b/>
          <w:lang w:val="en-CA"/>
        </w:rPr>
        <w:t xml:space="preserve">Toggle </w:t>
      </w:r>
      <w:r w:rsidRPr="00340144">
        <w:rPr>
          <w:lang w:val="en-CA"/>
        </w:rPr>
        <w:t xml:space="preserve">– </w:t>
      </w:r>
      <w:r w:rsidRPr="00340144">
        <w:rPr>
          <w:b/>
          <w:lang w:val="en-CA"/>
        </w:rPr>
        <w:t>Off</w:t>
      </w:r>
      <w:r w:rsidRPr="00340144">
        <w:rPr>
          <w:lang w:val="en-CA"/>
        </w:rPr>
        <w:t xml:space="preserve">: The table updates to show all records not filtered out by other filter conditions </w:t>
      </w:r>
    </w:p>
    <w:p w:rsidR="00026E0D" w:rsidRPr="00340144" w:rsidRDefault="00026E0D" w:rsidP="00757098">
      <w:pPr>
        <w:pStyle w:val="ListParagraph"/>
        <w:numPr>
          <w:ilvl w:val="0"/>
          <w:numId w:val="18"/>
        </w:numPr>
        <w:rPr>
          <w:lang w:val="en-CA"/>
        </w:rPr>
      </w:pPr>
      <w:r w:rsidRPr="00340144">
        <w:rPr>
          <w:b/>
          <w:lang w:val="en-CA"/>
        </w:rPr>
        <w:t>Running Filter</w:t>
      </w:r>
      <w:r w:rsidRPr="00340144">
        <w:rPr>
          <w:lang w:val="en-CA"/>
        </w:rPr>
        <w:t xml:space="preserve"> toggle button</w:t>
      </w:r>
    </w:p>
    <w:p w:rsidR="00BD6F6A" w:rsidRPr="00340144" w:rsidRDefault="00BD6F6A" w:rsidP="00757098">
      <w:pPr>
        <w:pStyle w:val="ListParagraph"/>
        <w:numPr>
          <w:ilvl w:val="1"/>
          <w:numId w:val="18"/>
        </w:numPr>
        <w:rPr>
          <w:lang w:val="en-CA"/>
        </w:rPr>
      </w:pPr>
      <w:r w:rsidRPr="00340144">
        <w:rPr>
          <w:b/>
          <w:lang w:val="en-CA"/>
        </w:rPr>
        <w:t xml:space="preserve">Help </w:t>
      </w:r>
      <w:r w:rsidRPr="00340144">
        <w:rPr>
          <w:lang w:val="en-CA"/>
        </w:rPr>
        <w:t>Balloon text “Show all SIM Jobs currently running“</w:t>
      </w:r>
    </w:p>
    <w:p w:rsidR="00026E0D" w:rsidRPr="00340144" w:rsidRDefault="00026E0D" w:rsidP="00757098">
      <w:pPr>
        <w:pStyle w:val="ListParagraph"/>
        <w:numPr>
          <w:ilvl w:val="1"/>
          <w:numId w:val="18"/>
        </w:numPr>
        <w:rPr>
          <w:lang w:val="en-CA"/>
        </w:rPr>
      </w:pPr>
      <w:r w:rsidRPr="00340144">
        <w:rPr>
          <w:b/>
          <w:lang w:val="en-CA"/>
        </w:rPr>
        <w:t>Default State</w:t>
      </w:r>
      <w:r w:rsidRPr="00340144">
        <w:rPr>
          <w:lang w:val="en-CA"/>
        </w:rPr>
        <w:t>: Off</w:t>
      </w:r>
    </w:p>
    <w:p w:rsidR="00026E0D" w:rsidRPr="00340144" w:rsidRDefault="00026E0D" w:rsidP="00757098">
      <w:pPr>
        <w:pStyle w:val="ListParagraph"/>
        <w:numPr>
          <w:ilvl w:val="1"/>
          <w:numId w:val="18"/>
        </w:numPr>
        <w:rPr>
          <w:lang w:val="en-CA"/>
        </w:rPr>
      </w:pPr>
      <w:r w:rsidRPr="00340144">
        <w:rPr>
          <w:b/>
          <w:lang w:val="en-CA"/>
        </w:rPr>
        <w:t>Toggle - On</w:t>
      </w:r>
      <w:r w:rsidRPr="00340144">
        <w:rPr>
          <w:lang w:val="en-CA"/>
        </w:rPr>
        <w:t>: The table updates to show only those SIM Jobs which contain a Running state</w:t>
      </w:r>
    </w:p>
    <w:p w:rsidR="00026E0D" w:rsidRPr="00340144" w:rsidRDefault="00026E0D" w:rsidP="00757098">
      <w:pPr>
        <w:pStyle w:val="ListParagraph"/>
        <w:numPr>
          <w:ilvl w:val="1"/>
          <w:numId w:val="18"/>
        </w:numPr>
        <w:rPr>
          <w:lang w:val="en-CA"/>
        </w:rPr>
      </w:pPr>
      <w:r w:rsidRPr="00340144">
        <w:rPr>
          <w:b/>
          <w:lang w:val="en-CA"/>
        </w:rPr>
        <w:t xml:space="preserve">Toggle </w:t>
      </w:r>
      <w:r w:rsidRPr="00340144">
        <w:rPr>
          <w:lang w:val="en-CA"/>
        </w:rPr>
        <w:t xml:space="preserve">– </w:t>
      </w:r>
      <w:r w:rsidRPr="00340144">
        <w:rPr>
          <w:b/>
          <w:lang w:val="en-CA"/>
        </w:rPr>
        <w:t>Off</w:t>
      </w:r>
      <w:r w:rsidRPr="00340144">
        <w:rPr>
          <w:lang w:val="en-CA"/>
        </w:rPr>
        <w:t xml:space="preserve">: The table updates to show all records not filtered out by other filter conditions </w:t>
      </w:r>
    </w:p>
    <w:p w:rsidR="00026E0D" w:rsidRPr="00340144" w:rsidRDefault="00026E0D" w:rsidP="00757098">
      <w:pPr>
        <w:pStyle w:val="ListParagraph"/>
        <w:numPr>
          <w:ilvl w:val="0"/>
          <w:numId w:val="18"/>
        </w:numPr>
        <w:rPr>
          <w:lang w:val="en-CA"/>
        </w:rPr>
      </w:pPr>
      <w:r w:rsidRPr="00340144">
        <w:rPr>
          <w:b/>
          <w:lang w:val="en-CA"/>
        </w:rPr>
        <w:t>My Jobs Filter</w:t>
      </w:r>
      <w:r w:rsidRPr="00340144">
        <w:rPr>
          <w:lang w:val="en-CA"/>
        </w:rPr>
        <w:t xml:space="preserve"> toggle button</w:t>
      </w:r>
    </w:p>
    <w:p w:rsidR="00BD6F6A" w:rsidRPr="00340144" w:rsidRDefault="00BD6F6A" w:rsidP="00757098">
      <w:pPr>
        <w:pStyle w:val="ListParagraph"/>
        <w:numPr>
          <w:ilvl w:val="1"/>
          <w:numId w:val="18"/>
        </w:numPr>
        <w:rPr>
          <w:lang w:val="en-CA"/>
        </w:rPr>
      </w:pPr>
      <w:r w:rsidRPr="00340144">
        <w:rPr>
          <w:b/>
          <w:lang w:val="en-CA"/>
        </w:rPr>
        <w:t xml:space="preserve">Help </w:t>
      </w:r>
      <w:r w:rsidRPr="00340144">
        <w:rPr>
          <w:lang w:val="en-CA"/>
        </w:rPr>
        <w:t>Balloon text “Show only SIM Jobs I have submitted“</w:t>
      </w:r>
    </w:p>
    <w:p w:rsidR="00026E0D" w:rsidRPr="00340144" w:rsidRDefault="00026E0D" w:rsidP="00757098">
      <w:pPr>
        <w:pStyle w:val="ListParagraph"/>
        <w:numPr>
          <w:ilvl w:val="1"/>
          <w:numId w:val="18"/>
        </w:numPr>
        <w:rPr>
          <w:lang w:val="en-CA"/>
        </w:rPr>
      </w:pPr>
      <w:r w:rsidRPr="00340144">
        <w:rPr>
          <w:b/>
          <w:lang w:val="en-CA"/>
        </w:rPr>
        <w:t>Default State</w:t>
      </w:r>
      <w:r w:rsidRPr="00340144">
        <w:rPr>
          <w:lang w:val="en-CA"/>
        </w:rPr>
        <w:t>: Off</w:t>
      </w:r>
    </w:p>
    <w:p w:rsidR="00026E0D" w:rsidRPr="00340144" w:rsidRDefault="00026E0D" w:rsidP="00757098">
      <w:pPr>
        <w:pStyle w:val="ListParagraph"/>
        <w:numPr>
          <w:ilvl w:val="1"/>
          <w:numId w:val="18"/>
        </w:numPr>
        <w:rPr>
          <w:lang w:val="en-CA"/>
        </w:rPr>
      </w:pPr>
      <w:r w:rsidRPr="00340144">
        <w:rPr>
          <w:b/>
          <w:lang w:val="en-CA"/>
        </w:rPr>
        <w:t>Toggle - On</w:t>
      </w:r>
      <w:r w:rsidRPr="00340144">
        <w:rPr>
          <w:lang w:val="en-CA"/>
        </w:rPr>
        <w:t>: The table updates to show only those SIM Jobs which the logged in user has submitted</w:t>
      </w:r>
    </w:p>
    <w:p w:rsidR="00026E0D" w:rsidRPr="00340144" w:rsidRDefault="00026E0D" w:rsidP="00757098">
      <w:pPr>
        <w:pStyle w:val="ListParagraph"/>
        <w:numPr>
          <w:ilvl w:val="1"/>
          <w:numId w:val="18"/>
        </w:numPr>
        <w:rPr>
          <w:lang w:val="en-CA"/>
        </w:rPr>
      </w:pPr>
      <w:r w:rsidRPr="00340144">
        <w:rPr>
          <w:b/>
          <w:lang w:val="en-CA"/>
        </w:rPr>
        <w:t xml:space="preserve">Toggle </w:t>
      </w:r>
      <w:r w:rsidRPr="00340144">
        <w:rPr>
          <w:lang w:val="en-CA"/>
        </w:rPr>
        <w:t xml:space="preserve">– </w:t>
      </w:r>
      <w:r w:rsidRPr="00340144">
        <w:rPr>
          <w:b/>
          <w:lang w:val="en-CA"/>
        </w:rPr>
        <w:t>Off</w:t>
      </w:r>
      <w:r w:rsidRPr="00340144">
        <w:rPr>
          <w:lang w:val="en-CA"/>
        </w:rPr>
        <w:t>: The table updates to show all records not filtered out by other filter conditions</w:t>
      </w:r>
    </w:p>
    <w:p w:rsidR="004E5DA4" w:rsidRPr="00340144" w:rsidRDefault="004E5DA4" w:rsidP="00757098">
      <w:pPr>
        <w:pStyle w:val="ListParagraph"/>
        <w:numPr>
          <w:ilvl w:val="0"/>
          <w:numId w:val="18"/>
        </w:numPr>
        <w:rPr>
          <w:lang w:val="en-CA"/>
        </w:rPr>
      </w:pPr>
      <w:r w:rsidRPr="00340144">
        <w:rPr>
          <w:b/>
          <w:lang w:val="en-CA"/>
        </w:rPr>
        <w:t>Source File Name</w:t>
      </w:r>
      <w:r w:rsidRPr="00340144">
        <w:rPr>
          <w:lang w:val="en-CA"/>
        </w:rPr>
        <w:t xml:space="preserve"> table column – Required</w:t>
      </w:r>
    </w:p>
    <w:p w:rsidR="004E5DA4" w:rsidRPr="00340144" w:rsidRDefault="004E5DA4" w:rsidP="00757098">
      <w:pPr>
        <w:pStyle w:val="ListParagraph"/>
        <w:numPr>
          <w:ilvl w:val="1"/>
          <w:numId w:val="18"/>
        </w:numPr>
        <w:rPr>
          <w:lang w:val="en-CA"/>
        </w:rPr>
      </w:pPr>
      <w:r w:rsidRPr="00340144">
        <w:rPr>
          <w:b/>
          <w:lang w:val="en-CA"/>
        </w:rPr>
        <w:lastRenderedPageBreak/>
        <w:t>Sortable</w:t>
      </w:r>
      <w:r w:rsidRPr="00340144">
        <w:rPr>
          <w:lang w:val="en-CA"/>
        </w:rPr>
        <w:t>: Yes [A</w:t>
      </w:r>
      <w:r w:rsidR="005F32DB" w:rsidRPr="00340144">
        <w:rPr>
          <w:lang w:val="en-CA"/>
        </w:rPr>
        <w:t>scending</w:t>
      </w:r>
      <w:r w:rsidRPr="00340144">
        <w:rPr>
          <w:lang w:val="en-CA"/>
        </w:rPr>
        <w:t>,</w:t>
      </w:r>
      <w:r w:rsidR="005F32DB" w:rsidRPr="00340144">
        <w:rPr>
          <w:lang w:val="en-CA"/>
        </w:rPr>
        <w:t xml:space="preserve"> Descending</w:t>
      </w:r>
      <w:r w:rsidRPr="00340144">
        <w:rPr>
          <w:lang w:val="en-CA"/>
        </w:rPr>
        <w:t>, OFF]</w:t>
      </w:r>
    </w:p>
    <w:p w:rsidR="004E5DA4" w:rsidRPr="00340144" w:rsidRDefault="004E5DA4" w:rsidP="00757098">
      <w:pPr>
        <w:pStyle w:val="ListParagraph"/>
        <w:numPr>
          <w:ilvl w:val="1"/>
          <w:numId w:val="18"/>
        </w:numPr>
        <w:rPr>
          <w:lang w:val="en-CA"/>
        </w:rPr>
      </w:pPr>
      <w:r w:rsidRPr="00340144">
        <w:rPr>
          <w:b/>
          <w:lang w:val="en-CA"/>
        </w:rPr>
        <w:t>Expandable</w:t>
      </w:r>
      <w:r w:rsidRPr="00340144">
        <w:rPr>
          <w:lang w:val="en-CA"/>
        </w:rPr>
        <w:t>: Yes</w:t>
      </w:r>
    </w:p>
    <w:p w:rsidR="004E5DA4" w:rsidRPr="00340144" w:rsidRDefault="004E5DA4"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Load Source</w:t>
      </w:r>
      <w:r w:rsidRPr="00340144">
        <w:rPr>
          <w:lang w:val="en-CA"/>
        </w:rPr>
        <w:t xml:space="preserve"> panel to display this SIM Job’s metadata </w:t>
      </w:r>
    </w:p>
    <w:p w:rsidR="004E5DA4" w:rsidRPr="00340144" w:rsidRDefault="004E5DA4" w:rsidP="00757098">
      <w:pPr>
        <w:pStyle w:val="ListParagraph"/>
        <w:numPr>
          <w:ilvl w:val="0"/>
          <w:numId w:val="18"/>
        </w:numPr>
        <w:rPr>
          <w:lang w:val="en-CA"/>
        </w:rPr>
      </w:pPr>
      <w:r w:rsidRPr="00340144">
        <w:rPr>
          <w:b/>
          <w:lang w:val="en-CA"/>
        </w:rPr>
        <w:t>Upload</w:t>
      </w:r>
      <w:r w:rsidRPr="00340144">
        <w:rPr>
          <w:lang w:val="en-CA"/>
        </w:rPr>
        <w:t xml:space="preserve"> </w:t>
      </w:r>
      <w:r w:rsidR="00C03295" w:rsidRPr="00340144">
        <w:rPr>
          <w:lang w:val="en-CA"/>
        </w:rPr>
        <w:t xml:space="preserve">custom </w:t>
      </w:r>
      <w:r w:rsidRPr="00340144">
        <w:rPr>
          <w:lang w:val="en-CA"/>
        </w:rPr>
        <w:t>table c</w:t>
      </w:r>
      <w:r w:rsidR="00C03295" w:rsidRPr="00340144">
        <w:rPr>
          <w:lang w:val="en-CA"/>
        </w:rPr>
        <w:t>ell with progress bar</w:t>
      </w:r>
      <w:r w:rsidRPr="00340144">
        <w:rPr>
          <w:lang w:val="en-CA"/>
        </w:rPr>
        <w:t xml:space="preserve"> – Required</w:t>
      </w:r>
    </w:p>
    <w:p w:rsidR="004E5DA4" w:rsidRPr="00340144" w:rsidRDefault="004E5DA4"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4E5DA4" w:rsidRPr="00340144" w:rsidRDefault="004E5DA4" w:rsidP="00757098">
      <w:pPr>
        <w:pStyle w:val="ListParagraph"/>
        <w:numPr>
          <w:ilvl w:val="1"/>
          <w:numId w:val="18"/>
        </w:numPr>
        <w:rPr>
          <w:lang w:val="en-CA"/>
        </w:rPr>
      </w:pPr>
      <w:r w:rsidRPr="00340144">
        <w:rPr>
          <w:b/>
          <w:lang w:val="en-CA"/>
        </w:rPr>
        <w:t>Expandable</w:t>
      </w:r>
      <w:r w:rsidRPr="00340144">
        <w:rPr>
          <w:lang w:val="en-CA"/>
        </w:rPr>
        <w:t>: Yes</w:t>
      </w:r>
    </w:p>
    <w:p w:rsidR="00766CCF" w:rsidRPr="00340144" w:rsidRDefault="00766CCF" w:rsidP="00757098">
      <w:pPr>
        <w:pStyle w:val="ListParagraph"/>
        <w:numPr>
          <w:ilvl w:val="1"/>
          <w:numId w:val="18"/>
        </w:numPr>
        <w:rPr>
          <w:lang w:val="en-CA"/>
        </w:rPr>
      </w:pPr>
      <w:r w:rsidRPr="00340144">
        <w:rPr>
          <w:b/>
          <w:lang w:val="en-CA"/>
        </w:rPr>
        <w:t>Possible States</w:t>
      </w:r>
      <w:r w:rsidRPr="00340144">
        <w:rPr>
          <w:lang w:val="en-CA"/>
        </w:rPr>
        <w:t>:</w:t>
      </w:r>
    </w:p>
    <w:p w:rsidR="00766CCF" w:rsidRPr="00340144" w:rsidRDefault="00766CCF" w:rsidP="00757098">
      <w:pPr>
        <w:pStyle w:val="ListParagraph"/>
        <w:numPr>
          <w:ilvl w:val="2"/>
          <w:numId w:val="18"/>
        </w:numPr>
        <w:rPr>
          <w:lang w:val="en-CA"/>
        </w:rPr>
      </w:pPr>
      <w:r w:rsidRPr="00340144">
        <w:rPr>
          <w:b/>
          <w:lang w:val="en-CA"/>
        </w:rPr>
        <w:t>New</w:t>
      </w:r>
      <w:r w:rsidRPr="00340144">
        <w:rPr>
          <w:lang w:val="en-CA"/>
        </w:rPr>
        <w:t xml:space="preserve"> [Background</w:t>
      </w:r>
      <w:r w:rsidR="00C32CA6" w:rsidRPr="00340144">
        <w:rPr>
          <w:lang w:val="en-CA"/>
        </w:rPr>
        <w:t>: FAA White Shade 2 (200,200,200</w:t>
      </w:r>
      <w:r w:rsidRPr="00340144">
        <w:rPr>
          <w:lang w:val="en-CA"/>
        </w:rPr>
        <w:t xml:space="preserve">)] – displayed for new SIM Job before </w:t>
      </w:r>
      <w:r w:rsidR="002E62AA" w:rsidRPr="00340144">
        <w:rPr>
          <w:b/>
          <w:lang w:val="en-CA"/>
        </w:rPr>
        <w:t xml:space="preserve">Upload </w:t>
      </w:r>
      <w:r w:rsidRPr="00340144">
        <w:rPr>
          <w:lang w:val="en-CA"/>
        </w:rPr>
        <w:t>processing begins</w:t>
      </w:r>
    </w:p>
    <w:p w:rsidR="00766CCF" w:rsidRPr="00340144" w:rsidRDefault="00766CCF" w:rsidP="00757098">
      <w:pPr>
        <w:pStyle w:val="ListParagraph"/>
        <w:numPr>
          <w:ilvl w:val="2"/>
          <w:numId w:val="18"/>
        </w:numPr>
        <w:rPr>
          <w:lang w:val="en-CA"/>
        </w:rPr>
      </w:pPr>
      <w:r w:rsidRPr="00340144">
        <w:rPr>
          <w:b/>
          <w:lang w:val="en-CA"/>
        </w:rPr>
        <w:t>Running</w:t>
      </w:r>
      <w:r w:rsidRPr="00340144">
        <w:rPr>
          <w:lang w:val="en-CA"/>
        </w:rPr>
        <w:t xml:space="preserve"> [Background: FAA Cyan Shade 1 (0,145,255)] – displayed after SIM Job</w:t>
      </w:r>
      <w:r w:rsidR="00C364B7" w:rsidRPr="00340144">
        <w:rPr>
          <w:lang w:val="en-CA"/>
        </w:rPr>
        <w:t xml:space="preserve"> </w:t>
      </w:r>
      <w:r w:rsidR="00C364B7" w:rsidRPr="00340144">
        <w:rPr>
          <w:b/>
          <w:lang w:val="en-CA"/>
        </w:rPr>
        <w:t>Upload</w:t>
      </w:r>
      <w:r w:rsidRPr="00340144">
        <w:rPr>
          <w:lang w:val="en-CA"/>
        </w:rPr>
        <w:t xml:space="preserve"> processing </w:t>
      </w:r>
      <w:r w:rsidR="00D05326" w:rsidRPr="00340144">
        <w:rPr>
          <w:lang w:val="en-CA"/>
        </w:rPr>
        <w:t>begins</w:t>
      </w:r>
    </w:p>
    <w:p w:rsidR="005151CF" w:rsidRPr="00340144" w:rsidRDefault="005151CF" w:rsidP="005151CF">
      <w:pPr>
        <w:pStyle w:val="ListParagraph"/>
        <w:numPr>
          <w:ilvl w:val="3"/>
          <w:numId w:val="18"/>
        </w:numPr>
        <w:rPr>
          <w:lang w:val="en-CA"/>
        </w:rPr>
      </w:pPr>
      <w:r w:rsidRPr="00340144">
        <w:rPr>
          <w:b/>
          <w:lang w:val="en-CA"/>
        </w:rPr>
        <w:t>Progress Text</w:t>
      </w:r>
      <w:r w:rsidRPr="00340144">
        <w:rPr>
          <w:lang w:val="en-CA"/>
        </w:rPr>
        <w:t>: “xx%”</w:t>
      </w:r>
    </w:p>
    <w:p w:rsidR="005151CF" w:rsidRPr="00340144" w:rsidRDefault="005151CF" w:rsidP="005151CF">
      <w:pPr>
        <w:pStyle w:val="ListParagraph"/>
        <w:numPr>
          <w:ilvl w:val="3"/>
          <w:numId w:val="18"/>
        </w:numPr>
        <w:rPr>
          <w:lang w:val="en-CA"/>
        </w:rPr>
      </w:pPr>
      <w:r w:rsidRPr="00340144">
        <w:rPr>
          <w:b/>
          <w:lang w:val="en-CA"/>
        </w:rPr>
        <w:t>On Complete (100%)</w:t>
      </w:r>
      <w:r w:rsidRPr="00340144">
        <w:rPr>
          <w:lang w:val="en-CA"/>
        </w:rPr>
        <w:t xml:space="preserve">: Display as ‘Done’ (#iv)   </w:t>
      </w:r>
    </w:p>
    <w:p w:rsidR="00766CCF" w:rsidRPr="00340144" w:rsidRDefault="00766CCF" w:rsidP="00757098">
      <w:pPr>
        <w:pStyle w:val="ListParagraph"/>
        <w:numPr>
          <w:ilvl w:val="2"/>
          <w:numId w:val="18"/>
        </w:numPr>
        <w:rPr>
          <w:lang w:val="en-CA"/>
        </w:rPr>
      </w:pPr>
      <w:r w:rsidRPr="00340144">
        <w:rPr>
          <w:b/>
          <w:lang w:val="en-CA"/>
        </w:rPr>
        <w:t>Stopped</w:t>
      </w:r>
      <w:r w:rsidRPr="00340144">
        <w:rPr>
          <w:lang w:val="en-CA"/>
        </w:rPr>
        <w:t xml:space="preserve"> [Background: FAA Red Shade 2 (200,0,0)] – displayed when analyst has stopped a running job</w:t>
      </w:r>
      <w:r w:rsidR="00C364B7" w:rsidRPr="00340144">
        <w:rPr>
          <w:lang w:val="en-CA"/>
        </w:rPr>
        <w:t xml:space="preserve"> during this state</w:t>
      </w:r>
    </w:p>
    <w:p w:rsidR="00766CCF" w:rsidRPr="00340144" w:rsidRDefault="00766CCF" w:rsidP="00757098">
      <w:pPr>
        <w:pStyle w:val="ListParagraph"/>
        <w:numPr>
          <w:ilvl w:val="2"/>
          <w:numId w:val="18"/>
        </w:numPr>
        <w:rPr>
          <w:lang w:val="en-CA"/>
        </w:rPr>
      </w:pPr>
      <w:r w:rsidRPr="00340144">
        <w:rPr>
          <w:b/>
          <w:lang w:val="en-CA"/>
        </w:rPr>
        <w:t>Done</w:t>
      </w:r>
      <w:r w:rsidRPr="00340144">
        <w:rPr>
          <w:lang w:val="en-CA"/>
        </w:rPr>
        <w:t xml:space="preserve"> [Background: FAA Green Shade 1 (0,255,0)] – displayed when SIM Job has successfully completed current state</w:t>
      </w:r>
    </w:p>
    <w:p w:rsidR="00766CCF" w:rsidRPr="00340144" w:rsidRDefault="00766CCF" w:rsidP="00757098">
      <w:pPr>
        <w:pStyle w:val="ListParagraph"/>
        <w:numPr>
          <w:ilvl w:val="2"/>
          <w:numId w:val="18"/>
        </w:numPr>
        <w:rPr>
          <w:lang w:val="en-CA"/>
        </w:rPr>
      </w:pPr>
      <w:r w:rsidRPr="00340144">
        <w:rPr>
          <w:b/>
          <w:lang w:val="en-CA"/>
        </w:rPr>
        <w:t>Error</w:t>
      </w:r>
      <w:r w:rsidRPr="00340144">
        <w:rPr>
          <w:lang w:val="en-CA"/>
        </w:rPr>
        <w:t xml:space="preserve"> [Background: FAA Red Shade 2 (200,0,0)] – displayed when current state has stopped due to error</w:t>
      </w:r>
    </w:p>
    <w:p w:rsidR="00553442" w:rsidRPr="00340144" w:rsidRDefault="00766CCF" w:rsidP="00553442">
      <w:pPr>
        <w:pStyle w:val="ListParagraph"/>
        <w:numPr>
          <w:ilvl w:val="2"/>
          <w:numId w:val="18"/>
        </w:numPr>
        <w:rPr>
          <w:lang w:val="en-CA"/>
        </w:rPr>
      </w:pPr>
      <w:r w:rsidRPr="00340144">
        <w:rPr>
          <w:b/>
          <w:lang w:val="en-CA"/>
        </w:rPr>
        <w:t>Warning</w:t>
      </w:r>
      <w:r w:rsidRPr="00340144">
        <w:rPr>
          <w:lang w:val="en-CA"/>
        </w:rPr>
        <w:t xml:space="preserve"> [Background: FAA Amber Shade 1 (255,180,0)] – displayed when system encounters a warning condition but processing of SIM Job continues</w:t>
      </w:r>
      <w:r w:rsidR="00553442" w:rsidRPr="00340144">
        <w:rPr>
          <w:lang w:val="en-CA"/>
        </w:rPr>
        <w:t xml:space="preserve"> </w:t>
      </w:r>
    </w:p>
    <w:p w:rsidR="00766CCF" w:rsidRPr="00340144" w:rsidRDefault="00553442" w:rsidP="00553442">
      <w:pPr>
        <w:pStyle w:val="ListParagraph"/>
        <w:numPr>
          <w:ilvl w:val="2"/>
          <w:numId w:val="18"/>
        </w:numPr>
        <w:rPr>
          <w:lang w:val="en-CA"/>
        </w:rPr>
      </w:pPr>
      <w:r w:rsidRPr="00340144">
        <w:rPr>
          <w:b/>
          <w:lang w:val="en-CA"/>
        </w:rPr>
        <w:t>Deleted</w:t>
      </w:r>
      <w:r w:rsidRPr="00340144">
        <w:rPr>
          <w:lang w:val="en-CA"/>
        </w:rPr>
        <w:t xml:space="preserve"> [Background: FAA Red Shade 3 (160,0,0)] – displayed when a SIM Job has been deleted</w:t>
      </w:r>
    </w:p>
    <w:p w:rsidR="00F62275" w:rsidRPr="00340144" w:rsidRDefault="004E5DA4"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00766CCF" w:rsidRPr="00340144">
        <w:rPr>
          <w:b/>
          <w:lang w:val="en-CA"/>
        </w:rPr>
        <w:t>Job Details- Upload State</w:t>
      </w:r>
      <w:r w:rsidRPr="00340144">
        <w:rPr>
          <w:lang w:val="en-CA"/>
        </w:rPr>
        <w:t xml:space="preserve"> panel to display th</w:t>
      </w:r>
      <w:r w:rsidR="00766CCF" w:rsidRPr="00340144">
        <w:rPr>
          <w:lang w:val="en-CA"/>
        </w:rPr>
        <w:t>e details of this</w:t>
      </w:r>
      <w:r w:rsidRPr="00340144">
        <w:rPr>
          <w:lang w:val="en-CA"/>
        </w:rPr>
        <w:t xml:space="preserve"> SIM Job</w:t>
      </w:r>
    </w:p>
    <w:p w:rsidR="00D05326" w:rsidRPr="00340144" w:rsidRDefault="00F62275" w:rsidP="00757098">
      <w:pPr>
        <w:pStyle w:val="ListParagraph"/>
        <w:numPr>
          <w:ilvl w:val="2"/>
          <w:numId w:val="18"/>
        </w:numPr>
        <w:rPr>
          <w:lang w:val="en-CA"/>
        </w:rPr>
      </w:pPr>
      <w:r w:rsidRPr="00340144">
        <w:rPr>
          <w:lang w:val="en-CA"/>
        </w:rPr>
        <w:t xml:space="preserve">Brings </w:t>
      </w:r>
      <w:r w:rsidRPr="00340144">
        <w:rPr>
          <w:b/>
          <w:lang w:val="en-CA"/>
        </w:rPr>
        <w:t>Upload State</w:t>
      </w:r>
      <w:r w:rsidRPr="00340144">
        <w:rPr>
          <w:lang w:val="en-CA"/>
        </w:rPr>
        <w:t xml:space="preserve"> Job Details panel to the forefront</w:t>
      </w:r>
      <w:r w:rsidR="00D05326" w:rsidRPr="00340144">
        <w:rPr>
          <w:lang w:val="en-CA"/>
        </w:rPr>
        <w:t xml:space="preserve"> </w:t>
      </w:r>
    </w:p>
    <w:p w:rsidR="00D05326" w:rsidRPr="00340144" w:rsidRDefault="00D05326" w:rsidP="00757098">
      <w:pPr>
        <w:pStyle w:val="ListParagraph"/>
        <w:numPr>
          <w:ilvl w:val="0"/>
          <w:numId w:val="18"/>
        </w:numPr>
        <w:rPr>
          <w:lang w:val="en-CA"/>
        </w:rPr>
      </w:pPr>
      <w:r w:rsidRPr="00340144">
        <w:rPr>
          <w:b/>
          <w:lang w:val="en-CA"/>
        </w:rPr>
        <w:t>Compare</w:t>
      </w:r>
      <w:r w:rsidRPr="00340144">
        <w:rPr>
          <w:lang w:val="en-CA"/>
        </w:rPr>
        <w:t xml:space="preserve"> </w:t>
      </w:r>
      <w:r w:rsidR="00C03295" w:rsidRPr="00340144">
        <w:rPr>
          <w:lang w:val="en-CA"/>
        </w:rPr>
        <w:t xml:space="preserve">custom table cell with progress bar </w:t>
      </w:r>
      <w:r w:rsidRPr="00340144">
        <w:rPr>
          <w:lang w:val="en-CA"/>
        </w:rPr>
        <w:t>– Required</w:t>
      </w:r>
    </w:p>
    <w:p w:rsidR="00D05326" w:rsidRPr="00340144" w:rsidRDefault="00D05326"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D05326" w:rsidRPr="00340144" w:rsidRDefault="00D05326" w:rsidP="00757098">
      <w:pPr>
        <w:pStyle w:val="ListParagraph"/>
        <w:numPr>
          <w:ilvl w:val="1"/>
          <w:numId w:val="18"/>
        </w:numPr>
        <w:rPr>
          <w:lang w:val="en-CA"/>
        </w:rPr>
      </w:pPr>
      <w:r w:rsidRPr="00340144">
        <w:rPr>
          <w:b/>
          <w:lang w:val="en-CA"/>
        </w:rPr>
        <w:t>Expandable</w:t>
      </w:r>
      <w:r w:rsidRPr="00340144">
        <w:rPr>
          <w:lang w:val="en-CA"/>
        </w:rPr>
        <w:t>: Yes</w:t>
      </w:r>
    </w:p>
    <w:p w:rsidR="00D05326" w:rsidRPr="00340144" w:rsidRDefault="00D05326" w:rsidP="00757098">
      <w:pPr>
        <w:pStyle w:val="ListParagraph"/>
        <w:numPr>
          <w:ilvl w:val="1"/>
          <w:numId w:val="18"/>
        </w:numPr>
        <w:rPr>
          <w:lang w:val="en-CA"/>
        </w:rPr>
      </w:pPr>
      <w:r w:rsidRPr="00340144">
        <w:rPr>
          <w:b/>
          <w:lang w:val="en-CA"/>
        </w:rPr>
        <w:t>Possible States</w:t>
      </w:r>
      <w:r w:rsidRPr="00340144">
        <w:rPr>
          <w:lang w:val="en-CA"/>
        </w:rPr>
        <w:t>:</w:t>
      </w:r>
    </w:p>
    <w:p w:rsidR="00D05326" w:rsidRPr="00340144" w:rsidRDefault="00D05326" w:rsidP="00757098">
      <w:pPr>
        <w:pStyle w:val="ListParagraph"/>
        <w:numPr>
          <w:ilvl w:val="2"/>
          <w:numId w:val="18"/>
        </w:numPr>
        <w:rPr>
          <w:lang w:val="en-CA"/>
        </w:rPr>
      </w:pPr>
      <w:r w:rsidRPr="00340144">
        <w:rPr>
          <w:b/>
          <w:lang w:val="en-CA"/>
        </w:rPr>
        <w:t>N/A</w:t>
      </w:r>
      <w:r w:rsidRPr="00340144">
        <w:rPr>
          <w:lang w:val="en-CA"/>
        </w:rPr>
        <w:t xml:space="preserve"> [Background: FAA White Shade 2 (200,200,200)] – displayed if </w:t>
      </w:r>
      <w:r w:rsidRPr="00340144">
        <w:rPr>
          <w:b/>
          <w:lang w:val="en-CA"/>
        </w:rPr>
        <w:t>Compare</w:t>
      </w:r>
      <w:r w:rsidR="00C364B7" w:rsidRPr="00340144">
        <w:rPr>
          <w:b/>
          <w:lang w:val="en-CA"/>
        </w:rPr>
        <w:t xml:space="preserve"> to Previous Source</w:t>
      </w:r>
      <w:r w:rsidRPr="00340144">
        <w:rPr>
          <w:lang w:val="en-CA"/>
        </w:rPr>
        <w:t xml:space="preserve"> functionality not selected during </w:t>
      </w:r>
      <w:r w:rsidRPr="00340144">
        <w:rPr>
          <w:b/>
          <w:lang w:val="en-CA"/>
        </w:rPr>
        <w:t>Load Source</w:t>
      </w:r>
    </w:p>
    <w:p w:rsidR="00C364B7" w:rsidRPr="00340144" w:rsidRDefault="00C364B7" w:rsidP="00757098">
      <w:pPr>
        <w:pStyle w:val="ListParagraph"/>
        <w:numPr>
          <w:ilvl w:val="2"/>
          <w:numId w:val="18"/>
        </w:numPr>
        <w:rPr>
          <w:lang w:val="en-CA"/>
        </w:rPr>
      </w:pPr>
      <w:r w:rsidRPr="00340144">
        <w:rPr>
          <w:b/>
          <w:lang w:val="en-CA"/>
        </w:rPr>
        <w:t>New</w:t>
      </w:r>
      <w:r w:rsidRPr="00340144">
        <w:rPr>
          <w:lang w:val="en-CA"/>
        </w:rPr>
        <w:t xml:space="preserve"> [Background: </w:t>
      </w:r>
      <w:r w:rsidR="00C32CA6" w:rsidRPr="00340144">
        <w:rPr>
          <w:lang w:val="en-CA"/>
        </w:rPr>
        <w:t>FAA White Shade 2 (200,200,200</w:t>
      </w:r>
      <w:r w:rsidRPr="00340144">
        <w:rPr>
          <w:lang w:val="en-CA"/>
        </w:rPr>
        <w:t xml:space="preserve">)] – displayed before </w:t>
      </w:r>
      <w:r w:rsidRPr="00340144">
        <w:rPr>
          <w:b/>
          <w:lang w:val="en-CA"/>
        </w:rPr>
        <w:t>Compare</w:t>
      </w:r>
      <w:r w:rsidRPr="00340144">
        <w:rPr>
          <w:lang w:val="en-CA"/>
        </w:rPr>
        <w:t xml:space="preserve"> processing begins</w:t>
      </w:r>
    </w:p>
    <w:p w:rsidR="00730A45" w:rsidRPr="00340144" w:rsidRDefault="00D05326" w:rsidP="00730A45">
      <w:pPr>
        <w:pStyle w:val="ListParagraph"/>
        <w:numPr>
          <w:ilvl w:val="2"/>
          <w:numId w:val="18"/>
        </w:numPr>
        <w:rPr>
          <w:lang w:val="en-CA"/>
        </w:rPr>
      </w:pPr>
      <w:r w:rsidRPr="00340144">
        <w:rPr>
          <w:b/>
          <w:lang w:val="en-CA"/>
        </w:rPr>
        <w:t>Running</w:t>
      </w:r>
      <w:r w:rsidRPr="00340144">
        <w:rPr>
          <w:lang w:val="en-CA"/>
        </w:rPr>
        <w:t xml:space="preserve"> [Background: FAA Cyan Shade 1 (0,145,255)] – displayed after SIM Job </w:t>
      </w:r>
      <w:r w:rsidR="001E198B" w:rsidRPr="00340144">
        <w:rPr>
          <w:b/>
          <w:lang w:val="en-CA"/>
        </w:rPr>
        <w:t>Compare</w:t>
      </w:r>
      <w:r w:rsidR="001E198B" w:rsidRPr="00340144">
        <w:rPr>
          <w:lang w:val="en-CA"/>
        </w:rPr>
        <w:t xml:space="preserve"> </w:t>
      </w:r>
      <w:r w:rsidRPr="00340144">
        <w:rPr>
          <w:lang w:val="en-CA"/>
        </w:rPr>
        <w:t>processing begins</w:t>
      </w:r>
      <w:r w:rsidR="00730A45" w:rsidRPr="00340144">
        <w:rPr>
          <w:lang w:val="en-CA"/>
        </w:rPr>
        <w:t xml:space="preserve"> </w:t>
      </w:r>
    </w:p>
    <w:p w:rsidR="00730A45" w:rsidRPr="00340144" w:rsidRDefault="00730A45" w:rsidP="00730A45">
      <w:pPr>
        <w:pStyle w:val="ListParagraph"/>
        <w:numPr>
          <w:ilvl w:val="3"/>
          <w:numId w:val="18"/>
        </w:numPr>
        <w:rPr>
          <w:lang w:val="en-CA"/>
        </w:rPr>
      </w:pPr>
      <w:r w:rsidRPr="00340144">
        <w:rPr>
          <w:b/>
          <w:lang w:val="en-CA"/>
        </w:rPr>
        <w:t>Progress Text</w:t>
      </w:r>
      <w:r w:rsidRPr="00340144">
        <w:rPr>
          <w:lang w:val="en-CA"/>
        </w:rPr>
        <w:t>: “xx%”</w:t>
      </w:r>
    </w:p>
    <w:p w:rsidR="00D05326" w:rsidRPr="00340144" w:rsidRDefault="00730A45" w:rsidP="00730A45">
      <w:pPr>
        <w:pStyle w:val="ListParagraph"/>
        <w:numPr>
          <w:ilvl w:val="3"/>
          <w:numId w:val="18"/>
        </w:numPr>
        <w:rPr>
          <w:lang w:val="en-CA"/>
        </w:rPr>
      </w:pPr>
      <w:r w:rsidRPr="00340144">
        <w:rPr>
          <w:b/>
          <w:lang w:val="en-CA"/>
        </w:rPr>
        <w:t>On Complete (100%)</w:t>
      </w:r>
      <w:r w:rsidRPr="00340144">
        <w:rPr>
          <w:lang w:val="en-CA"/>
        </w:rPr>
        <w:t>: Display as ‘Done’ (#v)</w:t>
      </w:r>
    </w:p>
    <w:p w:rsidR="00D05326" w:rsidRPr="00340144" w:rsidRDefault="00D05326" w:rsidP="00757098">
      <w:pPr>
        <w:pStyle w:val="ListParagraph"/>
        <w:numPr>
          <w:ilvl w:val="2"/>
          <w:numId w:val="18"/>
        </w:numPr>
        <w:rPr>
          <w:lang w:val="en-CA"/>
        </w:rPr>
      </w:pPr>
      <w:r w:rsidRPr="00340144">
        <w:rPr>
          <w:b/>
          <w:lang w:val="en-CA"/>
        </w:rPr>
        <w:t>Stopped</w:t>
      </w:r>
      <w:r w:rsidRPr="00340144">
        <w:rPr>
          <w:lang w:val="en-CA"/>
        </w:rPr>
        <w:t xml:space="preserve"> [Background: FAA Red Shade 2 (200,0,0)] – displayed when analyst has stopped a running job</w:t>
      </w:r>
      <w:r w:rsidR="001E198B" w:rsidRPr="00340144">
        <w:rPr>
          <w:lang w:val="en-CA"/>
        </w:rPr>
        <w:t xml:space="preserve"> during this state</w:t>
      </w:r>
    </w:p>
    <w:p w:rsidR="00D05326" w:rsidRPr="00340144" w:rsidRDefault="00D05326" w:rsidP="00757098">
      <w:pPr>
        <w:pStyle w:val="ListParagraph"/>
        <w:numPr>
          <w:ilvl w:val="2"/>
          <w:numId w:val="18"/>
        </w:numPr>
        <w:rPr>
          <w:lang w:val="en-CA"/>
        </w:rPr>
      </w:pPr>
      <w:r w:rsidRPr="00340144">
        <w:rPr>
          <w:b/>
          <w:lang w:val="en-CA"/>
        </w:rPr>
        <w:t>Done</w:t>
      </w:r>
      <w:r w:rsidRPr="00340144">
        <w:rPr>
          <w:lang w:val="en-CA"/>
        </w:rPr>
        <w:t xml:space="preserve"> [Background: FAA Green Shade 1 (0,255,0)] – displayed when SIM Job has successfully completed current state</w:t>
      </w:r>
    </w:p>
    <w:p w:rsidR="00D05326" w:rsidRPr="00340144" w:rsidRDefault="00D05326" w:rsidP="00757098">
      <w:pPr>
        <w:pStyle w:val="ListParagraph"/>
        <w:numPr>
          <w:ilvl w:val="2"/>
          <w:numId w:val="18"/>
        </w:numPr>
        <w:rPr>
          <w:lang w:val="en-CA"/>
        </w:rPr>
      </w:pPr>
      <w:r w:rsidRPr="00340144">
        <w:rPr>
          <w:b/>
          <w:lang w:val="en-CA"/>
        </w:rPr>
        <w:lastRenderedPageBreak/>
        <w:t>Error</w:t>
      </w:r>
      <w:r w:rsidRPr="00340144">
        <w:rPr>
          <w:lang w:val="en-CA"/>
        </w:rPr>
        <w:t xml:space="preserve"> [Background: FAA Red Shade 2 (200,0,0)] – displayed when current state has stopped due to error</w:t>
      </w:r>
    </w:p>
    <w:p w:rsidR="00553442" w:rsidRPr="00340144" w:rsidRDefault="00D05326" w:rsidP="00553442">
      <w:pPr>
        <w:pStyle w:val="ListParagraph"/>
        <w:numPr>
          <w:ilvl w:val="2"/>
          <w:numId w:val="18"/>
        </w:numPr>
        <w:rPr>
          <w:lang w:val="en-CA"/>
        </w:rPr>
      </w:pPr>
      <w:r w:rsidRPr="00340144">
        <w:rPr>
          <w:b/>
          <w:lang w:val="en-CA"/>
        </w:rPr>
        <w:t>Warning</w:t>
      </w:r>
      <w:r w:rsidRPr="00340144">
        <w:rPr>
          <w:lang w:val="en-CA"/>
        </w:rPr>
        <w:t xml:space="preserve"> [Background: FAA Amber Shade 1 (255,180,0)] – displayed when system encounters a warning condition but processing of SIM Job continues</w:t>
      </w:r>
      <w:r w:rsidR="00553442" w:rsidRPr="00340144">
        <w:rPr>
          <w:lang w:val="en-CA"/>
        </w:rPr>
        <w:t xml:space="preserve"> </w:t>
      </w:r>
    </w:p>
    <w:p w:rsidR="00D05326" w:rsidRPr="00340144" w:rsidRDefault="00553442" w:rsidP="00553442">
      <w:pPr>
        <w:pStyle w:val="ListParagraph"/>
        <w:numPr>
          <w:ilvl w:val="2"/>
          <w:numId w:val="18"/>
        </w:numPr>
        <w:rPr>
          <w:lang w:val="en-CA"/>
        </w:rPr>
      </w:pPr>
      <w:r w:rsidRPr="00340144">
        <w:rPr>
          <w:b/>
          <w:lang w:val="en-CA"/>
        </w:rPr>
        <w:t>Deleted</w:t>
      </w:r>
      <w:r w:rsidRPr="00340144">
        <w:rPr>
          <w:lang w:val="en-CA"/>
        </w:rPr>
        <w:t xml:space="preserve"> [Background: FAA Red Shade 3 (160,0,0)] – displayed when a SIM Job has been deleted</w:t>
      </w:r>
    </w:p>
    <w:p w:rsidR="00F62275" w:rsidRPr="00340144" w:rsidRDefault="00D05326"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 xml:space="preserve">Job Details- </w:t>
      </w:r>
      <w:r w:rsidR="00C364B7" w:rsidRPr="00340144">
        <w:rPr>
          <w:b/>
          <w:lang w:val="en-CA"/>
        </w:rPr>
        <w:t>Compare</w:t>
      </w:r>
      <w:r w:rsidRPr="00340144">
        <w:rPr>
          <w:b/>
          <w:lang w:val="en-CA"/>
        </w:rPr>
        <w:t xml:space="preserve"> State</w:t>
      </w:r>
      <w:r w:rsidRPr="00340144">
        <w:rPr>
          <w:lang w:val="en-CA"/>
        </w:rPr>
        <w:t xml:space="preserve"> panel to display the details of this SIM Job</w:t>
      </w:r>
      <w:r w:rsidR="00F62275" w:rsidRPr="00340144">
        <w:rPr>
          <w:lang w:val="en-CA"/>
        </w:rPr>
        <w:t xml:space="preserve"> </w:t>
      </w:r>
    </w:p>
    <w:p w:rsidR="00C364B7" w:rsidRPr="00340144" w:rsidRDefault="00F62275" w:rsidP="00757098">
      <w:pPr>
        <w:pStyle w:val="ListParagraph"/>
        <w:numPr>
          <w:ilvl w:val="2"/>
          <w:numId w:val="18"/>
        </w:numPr>
        <w:rPr>
          <w:lang w:val="en-CA"/>
        </w:rPr>
      </w:pPr>
      <w:r w:rsidRPr="00340144">
        <w:rPr>
          <w:lang w:val="en-CA"/>
        </w:rPr>
        <w:t xml:space="preserve">Brings </w:t>
      </w:r>
      <w:r w:rsidRPr="00340144">
        <w:rPr>
          <w:b/>
          <w:lang w:val="en-CA"/>
        </w:rPr>
        <w:t>Compare State</w:t>
      </w:r>
      <w:r w:rsidRPr="00340144">
        <w:rPr>
          <w:lang w:val="en-CA"/>
        </w:rPr>
        <w:t xml:space="preserve"> Job Details panel to the forefront</w:t>
      </w:r>
      <w:r w:rsidR="00C364B7" w:rsidRPr="00340144">
        <w:rPr>
          <w:lang w:val="en-CA"/>
        </w:rPr>
        <w:t xml:space="preserve"> </w:t>
      </w:r>
    </w:p>
    <w:p w:rsidR="00C364B7" w:rsidRPr="00340144" w:rsidRDefault="00C364B7" w:rsidP="00757098">
      <w:pPr>
        <w:pStyle w:val="ListParagraph"/>
        <w:numPr>
          <w:ilvl w:val="0"/>
          <w:numId w:val="18"/>
        </w:numPr>
        <w:rPr>
          <w:lang w:val="en-CA"/>
        </w:rPr>
      </w:pPr>
      <w:r w:rsidRPr="00340144">
        <w:rPr>
          <w:b/>
          <w:lang w:val="en-CA"/>
        </w:rPr>
        <w:t>Transform</w:t>
      </w:r>
      <w:r w:rsidRPr="00340144">
        <w:rPr>
          <w:lang w:val="en-CA"/>
        </w:rPr>
        <w:t xml:space="preserve"> </w:t>
      </w:r>
      <w:r w:rsidR="00C03295" w:rsidRPr="00340144">
        <w:rPr>
          <w:lang w:val="en-CA"/>
        </w:rPr>
        <w:t xml:space="preserve">custom table cell with progress bar </w:t>
      </w:r>
      <w:r w:rsidRPr="00340144">
        <w:rPr>
          <w:lang w:val="en-CA"/>
        </w:rPr>
        <w:t>– Required</w:t>
      </w:r>
    </w:p>
    <w:p w:rsidR="00C364B7" w:rsidRPr="00340144" w:rsidRDefault="00C364B7"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C364B7" w:rsidRPr="00340144" w:rsidRDefault="00C364B7" w:rsidP="00757098">
      <w:pPr>
        <w:pStyle w:val="ListParagraph"/>
        <w:numPr>
          <w:ilvl w:val="1"/>
          <w:numId w:val="18"/>
        </w:numPr>
        <w:rPr>
          <w:lang w:val="en-CA"/>
        </w:rPr>
      </w:pPr>
      <w:r w:rsidRPr="00340144">
        <w:rPr>
          <w:b/>
          <w:lang w:val="en-CA"/>
        </w:rPr>
        <w:t>Expandable</w:t>
      </w:r>
      <w:r w:rsidRPr="00340144">
        <w:rPr>
          <w:lang w:val="en-CA"/>
        </w:rPr>
        <w:t>: Yes</w:t>
      </w:r>
    </w:p>
    <w:p w:rsidR="00C364B7" w:rsidRPr="00340144" w:rsidRDefault="00C364B7" w:rsidP="00757098">
      <w:pPr>
        <w:pStyle w:val="ListParagraph"/>
        <w:numPr>
          <w:ilvl w:val="1"/>
          <w:numId w:val="18"/>
        </w:numPr>
        <w:rPr>
          <w:lang w:val="en-CA"/>
        </w:rPr>
      </w:pPr>
      <w:r w:rsidRPr="00340144">
        <w:rPr>
          <w:b/>
          <w:lang w:val="en-CA"/>
        </w:rPr>
        <w:t>Possible States</w:t>
      </w:r>
      <w:r w:rsidRPr="00340144">
        <w:rPr>
          <w:lang w:val="en-CA"/>
        </w:rPr>
        <w:t>:</w:t>
      </w:r>
    </w:p>
    <w:p w:rsidR="00C364B7" w:rsidRPr="00340144" w:rsidRDefault="00C364B7" w:rsidP="00757098">
      <w:pPr>
        <w:pStyle w:val="ListParagraph"/>
        <w:numPr>
          <w:ilvl w:val="2"/>
          <w:numId w:val="18"/>
        </w:numPr>
        <w:rPr>
          <w:lang w:val="en-CA"/>
        </w:rPr>
      </w:pPr>
      <w:r w:rsidRPr="00340144">
        <w:rPr>
          <w:b/>
          <w:lang w:val="en-CA"/>
        </w:rPr>
        <w:t>New</w:t>
      </w:r>
      <w:r w:rsidRPr="00340144">
        <w:rPr>
          <w:lang w:val="en-CA"/>
        </w:rPr>
        <w:t xml:space="preserve"> [Background: </w:t>
      </w:r>
      <w:r w:rsidR="00C32CA6" w:rsidRPr="00340144">
        <w:rPr>
          <w:lang w:val="en-CA"/>
        </w:rPr>
        <w:t>FAA White Shade 2 (200,200,200</w:t>
      </w:r>
      <w:r w:rsidRPr="00340144">
        <w:rPr>
          <w:lang w:val="en-CA"/>
        </w:rPr>
        <w:t xml:space="preserve">)] – displayed before </w:t>
      </w:r>
      <w:r w:rsidRPr="00340144">
        <w:rPr>
          <w:b/>
          <w:lang w:val="en-CA"/>
        </w:rPr>
        <w:t>Transform</w:t>
      </w:r>
      <w:r w:rsidRPr="00340144">
        <w:rPr>
          <w:lang w:val="en-CA"/>
        </w:rPr>
        <w:t xml:space="preserve"> processing begins</w:t>
      </w:r>
    </w:p>
    <w:p w:rsidR="00730A45" w:rsidRPr="00340144" w:rsidRDefault="00C364B7" w:rsidP="00730A45">
      <w:pPr>
        <w:pStyle w:val="ListParagraph"/>
        <w:numPr>
          <w:ilvl w:val="2"/>
          <w:numId w:val="18"/>
        </w:numPr>
        <w:rPr>
          <w:lang w:val="en-CA"/>
        </w:rPr>
      </w:pPr>
      <w:r w:rsidRPr="00340144">
        <w:rPr>
          <w:b/>
          <w:lang w:val="en-CA"/>
        </w:rPr>
        <w:t>Running</w:t>
      </w:r>
      <w:r w:rsidRPr="00340144">
        <w:rPr>
          <w:lang w:val="en-CA"/>
        </w:rPr>
        <w:t xml:space="preserve"> [Background: FAA Cyan Shade 1 (0,145,255)] – displayed after SIM Job </w:t>
      </w:r>
      <w:r w:rsidR="00913D43" w:rsidRPr="00340144">
        <w:rPr>
          <w:b/>
          <w:lang w:val="en-CA"/>
        </w:rPr>
        <w:t xml:space="preserve">Transform </w:t>
      </w:r>
      <w:r w:rsidRPr="00340144">
        <w:rPr>
          <w:lang w:val="en-CA"/>
        </w:rPr>
        <w:t>processing begins</w:t>
      </w:r>
      <w:r w:rsidR="00730A45" w:rsidRPr="00340144">
        <w:rPr>
          <w:lang w:val="en-CA"/>
        </w:rPr>
        <w:t xml:space="preserve"> </w:t>
      </w:r>
    </w:p>
    <w:p w:rsidR="00730A45" w:rsidRPr="00340144" w:rsidRDefault="00730A45" w:rsidP="00730A45">
      <w:pPr>
        <w:pStyle w:val="ListParagraph"/>
        <w:numPr>
          <w:ilvl w:val="3"/>
          <w:numId w:val="18"/>
        </w:numPr>
        <w:rPr>
          <w:lang w:val="en-CA"/>
        </w:rPr>
      </w:pPr>
      <w:r w:rsidRPr="00340144">
        <w:rPr>
          <w:b/>
          <w:lang w:val="en-CA"/>
        </w:rPr>
        <w:t>Progress Text</w:t>
      </w:r>
      <w:r w:rsidRPr="00340144">
        <w:rPr>
          <w:lang w:val="en-CA"/>
        </w:rPr>
        <w:t>: “xx%”</w:t>
      </w:r>
    </w:p>
    <w:p w:rsidR="00C364B7" w:rsidRPr="00340144" w:rsidRDefault="00730A45" w:rsidP="00730A45">
      <w:pPr>
        <w:pStyle w:val="ListParagraph"/>
        <w:numPr>
          <w:ilvl w:val="3"/>
          <w:numId w:val="18"/>
        </w:numPr>
        <w:rPr>
          <w:lang w:val="en-CA"/>
        </w:rPr>
      </w:pPr>
      <w:r w:rsidRPr="00340144">
        <w:rPr>
          <w:b/>
          <w:lang w:val="en-CA"/>
        </w:rPr>
        <w:t>On Complete (100%)</w:t>
      </w:r>
      <w:r w:rsidRPr="00340144">
        <w:rPr>
          <w:lang w:val="en-CA"/>
        </w:rPr>
        <w:t>: Display as ‘Done’ (#iv)</w:t>
      </w:r>
    </w:p>
    <w:p w:rsidR="00C364B7" w:rsidRPr="00340144" w:rsidRDefault="00C364B7" w:rsidP="00757098">
      <w:pPr>
        <w:pStyle w:val="ListParagraph"/>
        <w:numPr>
          <w:ilvl w:val="2"/>
          <w:numId w:val="18"/>
        </w:numPr>
        <w:rPr>
          <w:lang w:val="en-CA"/>
        </w:rPr>
      </w:pPr>
      <w:r w:rsidRPr="00340144">
        <w:rPr>
          <w:b/>
          <w:lang w:val="en-CA"/>
        </w:rPr>
        <w:t>Stopped</w:t>
      </w:r>
      <w:r w:rsidRPr="00340144">
        <w:rPr>
          <w:lang w:val="en-CA"/>
        </w:rPr>
        <w:t xml:space="preserve"> [Background: FAA Red Shade 2 (200,0,0)] – displayed when analyst has stopped a running job</w:t>
      </w:r>
      <w:r w:rsidR="00913D43" w:rsidRPr="00340144">
        <w:rPr>
          <w:lang w:val="en-CA"/>
        </w:rPr>
        <w:t xml:space="preserve"> during this state</w:t>
      </w:r>
    </w:p>
    <w:p w:rsidR="00C364B7" w:rsidRPr="00340144" w:rsidRDefault="00C364B7" w:rsidP="00757098">
      <w:pPr>
        <w:pStyle w:val="ListParagraph"/>
        <w:numPr>
          <w:ilvl w:val="2"/>
          <w:numId w:val="18"/>
        </w:numPr>
        <w:rPr>
          <w:lang w:val="en-CA"/>
        </w:rPr>
      </w:pPr>
      <w:r w:rsidRPr="00340144">
        <w:rPr>
          <w:b/>
          <w:lang w:val="en-CA"/>
        </w:rPr>
        <w:t>Done</w:t>
      </w:r>
      <w:r w:rsidRPr="00340144">
        <w:rPr>
          <w:lang w:val="en-CA"/>
        </w:rPr>
        <w:t xml:space="preserve"> [Background: FAA Green Shade 1 (0,255,0)] – displayed when SIM Job has successfully completed current state</w:t>
      </w:r>
    </w:p>
    <w:p w:rsidR="00C364B7" w:rsidRPr="00340144" w:rsidRDefault="00C364B7" w:rsidP="00757098">
      <w:pPr>
        <w:pStyle w:val="ListParagraph"/>
        <w:numPr>
          <w:ilvl w:val="2"/>
          <w:numId w:val="18"/>
        </w:numPr>
        <w:rPr>
          <w:lang w:val="en-CA"/>
        </w:rPr>
      </w:pPr>
      <w:r w:rsidRPr="00340144">
        <w:rPr>
          <w:b/>
          <w:lang w:val="en-CA"/>
        </w:rPr>
        <w:t>Error</w:t>
      </w:r>
      <w:r w:rsidRPr="00340144">
        <w:rPr>
          <w:lang w:val="en-CA"/>
        </w:rPr>
        <w:t xml:space="preserve"> [Background: FAA Red Shade 2 (200,0,0)] – displayed when current state has stopped due to error</w:t>
      </w:r>
    </w:p>
    <w:p w:rsidR="00553442" w:rsidRPr="00340144" w:rsidRDefault="00C364B7" w:rsidP="00553442">
      <w:pPr>
        <w:pStyle w:val="ListParagraph"/>
        <w:numPr>
          <w:ilvl w:val="2"/>
          <w:numId w:val="18"/>
        </w:numPr>
        <w:rPr>
          <w:lang w:val="en-CA"/>
        </w:rPr>
      </w:pPr>
      <w:r w:rsidRPr="00340144">
        <w:rPr>
          <w:b/>
          <w:lang w:val="en-CA"/>
        </w:rPr>
        <w:t>Warning</w:t>
      </w:r>
      <w:r w:rsidRPr="00340144">
        <w:rPr>
          <w:lang w:val="en-CA"/>
        </w:rPr>
        <w:t xml:space="preserve"> [Background: FAA Amber Shade 1 (255,180,0)] – displayed when system encounters a warning condition but processing of SIM Job continues</w:t>
      </w:r>
      <w:r w:rsidR="00553442" w:rsidRPr="00340144">
        <w:rPr>
          <w:lang w:val="en-CA"/>
        </w:rPr>
        <w:t xml:space="preserve"> </w:t>
      </w:r>
    </w:p>
    <w:p w:rsidR="00C364B7" w:rsidRPr="00340144" w:rsidRDefault="00553442" w:rsidP="00553442">
      <w:pPr>
        <w:pStyle w:val="ListParagraph"/>
        <w:numPr>
          <w:ilvl w:val="2"/>
          <w:numId w:val="18"/>
        </w:numPr>
        <w:rPr>
          <w:lang w:val="en-CA"/>
        </w:rPr>
      </w:pPr>
      <w:r w:rsidRPr="00340144">
        <w:rPr>
          <w:b/>
          <w:lang w:val="en-CA"/>
        </w:rPr>
        <w:t>Deleted</w:t>
      </w:r>
      <w:r w:rsidRPr="00340144">
        <w:rPr>
          <w:lang w:val="en-CA"/>
        </w:rPr>
        <w:t xml:space="preserve"> [Background: FAA Red Shade 3 (160,0,0)] – displayed when a SIM Job has been deleted</w:t>
      </w:r>
    </w:p>
    <w:p w:rsidR="00F62275" w:rsidRPr="00340144" w:rsidRDefault="00C364B7"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 xml:space="preserve">Job Details- </w:t>
      </w:r>
      <w:r w:rsidR="00913D43" w:rsidRPr="00340144">
        <w:rPr>
          <w:b/>
          <w:lang w:val="en-CA"/>
        </w:rPr>
        <w:t>Transform</w:t>
      </w:r>
      <w:r w:rsidRPr="00340144">
        <w:rPr>
          <w:b/>
          <w:lang w:val="en-CA"/>
        </w:rPr>
        <w:t xml:space="preserve"> State</w:t>
      </w:r>
      <w:r w:rsidRPr="00340144">
        <w:rPr>
          <w:lang w:val="en-CA"/>
        </w:rPr>
        <w:t xml:space="preserve"> panel to display the details of this SIM Job</w:t>
      </w:r>
      <w:r w:rsidR="002E62AA" w:rsidRPr="00340144">
        <w:rPr>
          <w:lang w:val="en-CA"/>
        </w:rPr>
        <w:t xml:space="preserve"> </w:t>
      </w:r>
    </w:p>
    <w:p w:rsidR="002E62AA" w:rsidRPr="00340144" w:rsidRDefault="00F62275" w:rsidP="00757098">
      <w:pPr>
        <w:pStyle w:val="ListParagraph"/>
        <w:numPr>
          <w:ilvl w:val="2"/>
          <w:numId w:val="18"/>
        </w:numPr>
        <w:rPr>
          <w:lang w:val="en-CA"/>
        </w:rPr>
      </w:pPr>
      <w:r w:rsidRPr="00340144">
        <w:rPr>
          <w:lang w:val="en-CA"/>
        </w:rPr>
        <w:t xml:space="preserve">Brings </w:t>
      </w:r>
      <w:r w:rsidRPr="00340144">
        <w:rPr>
          <w:b/>
          <w:lang w:val="en-CA"/>
        </w:rPr>
        <w:t>Transform State</w:t>
      </w:r>
      <w:r w:rsidRPr="00340144">
        <w:rPr>
          <w:lang w:val="en-CA"/>
        </w:rPr>
        <w:t xml:space="preserve"> Job Details panel to the forefront</w:t>
      </w:r>
    </w:p>
    <w:p w:rsidR="002E62AA" w:rsidRPr="00340144" w:rsidRDefault="002E62AA" w:rsidP="00757098">
      <w:pPr>
        <w:pStyle w:val="ListParagraph"/>
        <w:numPr>
          <w:ilvl w:val="0"/>
          <w:numId w:val="18"/>
        </w:numPr>
        <w:rPr>
          <w:lang w:val="en-CA"/>
        </w:rPr>
      </w:pPr>
      <w:r w:rsidRPr="00340144">
        <w:rPr>
          <w:b/>
          <w:lang w:val="en-CA"/>
        </w:rPr>
        <w:t>Archive</w:t>
      </w:r>
      <w:r w:rsidRPr="00340144">
        <w:rPr>
          <w:lang w:val="en-CA"/>
        </w:rPr>
        <w:t xml:space="preserve"> </w:t>
      </w:r>
      <w:r w:rsidR="00C03295" w:rsidRPr="00340144">
        <w:rPr>
          <w:lang w:val="en-CA"/>
        </w:rPr>
        <w:t xml:space="preserve">custom table cell with progress bar </w:t>
      </w:r>
      <w:r w:rsidRPr="00340144">
        <w:rPr>
          <w:lang w:val="en-CA"/>
        </w:rPr>
        <w:t>– Required</w:t>
      </w:r>
    </w:p>
    <w:p w:rsidR="002E62AA" w:rsidRPr="00340144" w:rsidRDefault="002E62AA"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2E62AA" w:rsidRPr="00340144" w:rsidRDefault="002E62AA" w:rsidP="00757098">
      <w:pPr>
        <w:pStyle w:val="ListParagraph"/>
        <w:numPr>
          <w:ilvl w:val="1"/>
          <w:numId w:val="18"/>
        </w:numPr>
        <w:rPr>
          <w:lang w:val="en-CA"/>
        </w:rPr>
      </w:pPr>
      <w:r w:rsidRPr="00340144">
        <w:rPr>
          <w:b/>
          <w:lang w:val="en-CA"/>
        </w:rPr>
        <w:t>Expandable</w:t>
      </w:r>
      <w:r w:rsidRPr="00340144">
        <w:rPr>
          <w:lang w:val="en-CA"/>
        </w:rPr>
        <w:t>: Yes</w:t>
      </w:r>
    </w:p>
    <w:p w:rsidR="002E62AA" w:rsidRPr="00340144" w:rsidRDefault="002E62AA" w:rsidP="00757098">
      <w:pPr>
        <w:pStyle w:val="ListParagraph"/>
        <w:numPr>
          <w:ilvl w:val="1"/>
          <w:numId w:val="18"/>
        </w:numPr>
        <w:rPr>
          <w:lang w:val="en-CA"/>
        </w:rPr>
      </w:pPr>
      <w:r w:rsidRPr="00340144">
        <w:rPr>
          <w:b/>
          <w:lang w:val="en-CA"/>
        </w:rPr>
        <w:t>Possible States</w:t>
      </w:r>
      <w:r w:rsidRPr="00340144">
        <w:rPr>
          <w:lang w:val="en-CA"/>
        </w:rPr>
        <w:t>:</w:t>
      </w:r>
    </w:p>
    <w:p w:rsidR="002E62AA" w:rsidRPr="00340144" w:rsidRDefault="002E62AA" w:rsidP="00757098">
      <w:pPr>
        <w:pStyle w:val="ListParagraph"/>
        <w:numPr>
          <w:ilvl w:val="2"/>
          <w:numId w:val="18"/>
        </w:numPr>
        <w:rPr>
          <w:lang w:val="en-CA"/>
        </w:rPr>
      </w:pPr>
      <w:r w:rsidRPr="00340144">
        <w:rPr>
          <w:b/>
          <w:lang w:val="en-CA"/>
        </w:rPr>
        <w:t>New</w:t>
      </w:r>
      <w:r w:rsidRPr="00340144">
        <w:rPr>
          <w:lang w:val="en-CA"/>
        </w:rPr>
        <w:t xml:space="preserve"> [Background: </w:t>
      </w:r>
      <w:r w:rsidR="00C32CA6" w:rsidRPr="00340144">
        <w:rPr>
          <w:lang w:val="en-CA"/>
        </w:rPr>
        <w:t>FAA White Shade 2 (200,200,200</w:t>
      </w:r>
      <w:r w:rsidRPr="00340144">
        <w:rPr>
          <w:lang w:val="en-CA"/>
        </w:rPr>
        <w:t xml:space="preserve">)] – displayed before </w:t>
      </w:r>
      <w:r w:rsidRPr="00340144">
        <w:rPr>
          <w:b/>
          <w:lang w:val="en-CA"/>
        </w:rPr>
        <w:t>Archive</w:t>
      </w:r>
      <w:r w:rsidRPr="00340144">
        <w:rPr>
          <w:lang w:val="en-CA"/>
        </w:rPr>
        <w:t xml:space="preserve"> processing begins</w:t>
      </w:r>
    </w:p>
    <w:p w:rsidR="00730A45" w:rsidRPr="00340144" w:rsidRDefault="002E62AA" w:rsidP="00730A45">
      <w:pPr>
        <w:pStyle w:val="ListParagraph"/>
        <w:numPr>
          <w:ilvl w:val="2"/>
          <w:numId w:val="18"/>
        </w:numPr>
        <w:rPr>
          <w:lang w:val="en-CA"/>
        </w:rPr>
      </w:pPr>
      <w:r w:rsidRPr="00340144">
        <w:rPr>
          <w:b/>
          <w:lang w:val="en-CA"/>
        </w:rPr>
        <w:t>Running</w:t>
      </w:r>
      <w:r w:rsidRPr="00340144">
        <w:rPr>
          <w:lang w:val="en-CA"/>
        </w:rPr>
        <w:t xml:space="preserve"> [Background: FAA Cyan Shade 1 (0,145,255)] – displayed after SIM Job </w:t>
      </w:r>
      <w:r w:rsidRPr="00340144">
        <w:rPr>
          <w:b/>
          <w:lang w:val="en-CA"/>
        </w:rPr>
        <w:t xml:space="preserve">Archive </w:t>
      </w:r>
      <w:r w:rsidRPr="00340144">
        <w:rPr>
          <w:lang w:val="en-CA"/>
        </w:rPr>
        <w:t>processing begins</w:t>
      </w:r>
      <w:r w:rsidR="00730A45" w:rsidRPr="00340144">
        <w:rPr>
          <w:lang w:val="en-CA"/>
        </w:rPr>
        <w:t xml:space="preserve"> </w:t>
      </w:r>
    </w:p>
    <w:p w:rsidR="00730A45" w:rsidRPr="00340144" w:rsidRDefault="00730A45" w:rsidP="00730A45">
      <w:pPr>
        <w:pStyle w:val="ListParagraph"/>
        <w:numPr>
          <w:ilvl w:val="3"/>
          <w:numId w:val="18"/>
        </w:numPr>
        <w:rPr>
          <w:lang w:val="en-CA"/>
        </w:rPr>
      </w:pPr>
      <w:r w:rsidRPr="00340144">
        <w:rPr>
          <w:b/>
          <w:lang w:val="en-CA"/>
        </w:rPr>
        <w:t>Progress Text</w:t>
      </w:r>
      <w:r w:rsidRPr="00340144">
        <w:rPr>
          <w:lang w:val="en-CA"/>
        </w:rPr>
        <w:t>: “xx%”</w:t>
      </w:r>
    </w:p>
    <w:p w:rsidR="002E62AA" w:rsidRPr="00340144" w:rsidRDefault="00730A45" w:rsidP="00730A45">
      <w:pPr>
        <w:pStyle w:val="ListParagraph"/>
        <w:numPr>
          <w:ilvl w:val="3"/>
          <w:numId w:val="18"/>
        </w:numPr>
        <w:rPr>
          <w:lang w:val="en-CA"/>
        </w:rPr>
      </w:pPr>
      <w:r w:rsidRPr="00340144">
        <w:rPr>
          <w:b/>
          <w:lang w:val="en-CA"/>
        </w:rPr>
        <w:t>On Complete (100%)</w:t>
      </w:r>
      <w:r w:rsidRPr="00340144">
        <w:rPr>
          <w:lang w:val="en-CA"/>
        </w:rPr>
        <w:t>: Display as ‘Done’ (#iv)</w:t>
      </w:r>
    </w:p>
    <w:p w:rsidR="002E62AA" w:rsidRPr="00340144" w:rsidRDefault="002E62AA" w:rsidP="00757098">
      <w:pPr>
        <w:pStyle w:val="ListParagraph"/>
        <w:numPr>
          <w:ilvl w:val="2"/>
          <w:numId w:val="18"/>
        </w:numPr>
        <w:rPr>
          <w:lang w:val="en-CA"/>
        </w:rPr>
      </w:pPr>
      <w:r w:rsidRPr="00340144">
        <w:rPr>
          <w:b/>
          <w:lang w:val="en-CA"/>
        </w:rPr>
        <w:t>Stopped</w:t>
      </w:r>
      <w:r w:rsidRPr="00340144">
        <w:rPr>
          <w:lang w:val="en-CA"/>
        </w:rPr>
        <w:t xml:space="preserve"> [Background: FAA Red Shade 2 (200,0,0)] – displayed when analyst has stopped a running job during this state</w:t>
      </w:r>
    </w:p>
    <w:p w:rsidR="002E62AA" w:rsidRPr="00340144" w:rsidRDefault="002E62AA" w:rsidP="00757098">
      <w:pPr>
        <w:pStyle w:val="ListParagraph"/>
        <w:numPr>
          <w:ilvl w:val="2"/>
          <w:numId w:val="18"/>
        </w:numPr>
        <w:rPr>
          <w:lang w:val="en-CA"/>
        </w:rPr>
      </w:pPr>
      <w:r w:rsidRPr="00340144">
        <w:rPr>
          <w:b/>
          <w:lang w:val="en-CA"/>
        </w:rPr>
        <w:lastRenderedPageBreak/>
        <w:t>Done</w:t>
      </w:r>
      <w:r w:rsidRPr="00340144">
        <w:rPr>
          <w:lang w:val="en-CA"/>
        </w:rPr>
        <w:t xml:space="preserve"> [Background: FAA Green Shade 1 (0,255,0)] – displayed when SIM Job has successfully completed current state</w:t>
      </w:r>
    </w:p>
    <w:p w:rsidR="002E62AA" w:rsidRPr="00340144" w:rsidRDefault="002E62AA" w:rsidP="00757098">
      <w:pPr>
        <w:pStyle w:val="ListParagraph"/>
        <w:numPr>
          <w:ilvl w:val="2"/>
          <w:numId w:val="18"/>
        </w:numPr>
        <w:rPr>
          <w:lang w:val="en-CA"/>
        </w:rPr>
      </w:pPr>
      <w:r w:rsidRPr="00340144">
        <w:rPr>
          <w:b/>
          <w:lang w:val="en-CA"/>
        </w:rPr>
        <w:t>Error</w:t>
      </w:r>
      <w:r w:rsidRPr="00340144">
        <w:rPr>
          <w:lang w:val="en-CA"/>
        </w:rPr>
        <w:t xml:space="preserve"> [Background: FAA Red Shade 2 (200,0,0)] – displayed when current state has stopped due to error</w:t>
      </w:r>
    </w:p>
    <w:p w:rsidR="00553442" w:rsidRPr="00340144" w:rsidRDefault="002E62AA" w:rsidP="00553442">
      <w:pPr>
        <w:pStyle w:val="ListParagraph"/>
        <w:numPr>
          <w:ilvl w:val="2"/>
          <w:numId w:val="18"/>
        </w:numPr>
        <w:rPr>
          <w:lang w:val="en-CA"/>
        </w:rPr>
      </w:pPr>
      <w:r w:rsidRPr="00340144">
        <w:rPr>
          <w:b/>
          <w:lang w:val="en-CA"/>
        </w:rPr>
        <w:t>Warning</w:t>
      </w:r>
      <w:r w:rsidRPr="00340144">
        <w:rPr>
          <w:lang w:val="en-CA"/>
        </w:rPr>
        <w:t xml:space="preserve"> [Background: FAA Amber Shade 1 (255,180,0)] – displayed when system encounters a warning condition but processing of SIM Job continues</w:t>
      </w:r>
      <w:r w:rsidR="00553442" w:rsidRPr="00340144">
        <w:rPr>
          <w:lang w:val="en-CA"/>
        </w:rPr>
        <w:t xml:space="preserve"> </w:t>
      </w:r>
    </w:p>
    <w:p w:rsidR="002E62AA" w:rsidRPr="00340144" w:rsidRDefault="00553442" w:rsidP="00553442">
      <w:pPr>
        <w:pStyle w:val="ListParagraph"/>
        <w:numPr>
          <w:ilvl w:val="2"/>
          <w:numId w:val="18"/>
        </w:numPr>
        <w:rPr>
          <w:lang w:val="en-CA"/>
        </w:rPr>
      </w:pPr>
      <w:r w:rsidRPr="00340144">
        <w:rPr>
          <w:b/>
          <w:lang w:val="en-CA"/>
        </w:rPr>
        <w:t>Deleted</w:t>
      </w:r>
      <w:r w:rsidRPr="00340144">
        <w:rPr>
          <w:lang w:val="en-CA"/>
        </w:rPr>
        <w:t xml:space="preserve"> [Background: FAA Red Shade 3 (160,0,0)] – displayed when a SIM Job has been deleted</w:t>
      </w:r>
    </w:p>
    <w:p w:rsidR="00F62275" w:rsidRPr="00340144" w:rsidRDefault="002E62AA"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Job Details- Archive State</w:t>
      </w:r>
      <w:r w:rsidRPr="00340144">
        <w:rPr>
          <w:lang w:val="en-CA"/>
        </w:rPr>
        <w:t xml:space="preserve"> panel to display the details of this SIM Job</w:t>
      </w:r>
      <w:r w:rsidR="00F62275" w:rsidRPr="00340144">
        <w:rPr>
          <w:lang w:val="en-CA"/>
        </w:rPr>
        <w:t xml:space="preserve"> </w:t>
      </w:r>
    </w:p>
    <w:p w:rsidR="00345BF3" w:rsidRPr="00340144" w:rsidRDefault="00F62275" w:rsidP="00757098">
      <w:pPr>
        <w:pStyle w:val="ListParagraph"/>
        <w:numPr>
          <w:ilvl w:val="2"/>
          <w:numId w:val="18"/>
        </w:numPr>
        <w:rPr>
          <w:lang w:val="en-CA"/>
        </w:rPr>
      </w:pPr>
      <w:r w:rsidRPr="00340144">
        <w:rPr>
          <w:lang w:val="en-CA"/>
        </w:rPr>
        <w:t xml:space="preserve">Brings </w:t>
      </w:r>
      <w:r w:rsidRPr="00340144">
        <w:rPr>
          <w:b/>
          <w:lang w:val="en-CA"/>
        </w:rPr>
        <w:t>Archive State</w:t>
      </w:r>
      <w:r w:rsidRPr="00340144">
        <w:rPr>
          <w:lang w:val="en-CA"/>
        </w:rPr>
        <w:t xml:space="preserve"> Job Details panel to the forefront</w:t>
      </w:r>
      <w:r w:rsidR="00345BF3" w:rsidRPr="00340144">
        <w:rPr>
          <w:lang w:val="en-CA"/>
        </w:rPr>
        <w:t xml:space="preserve"> </w:t>
      </w:r>
    </w:p>
    <w:p w:rsidR="00345BF3" w:rsidRPr="00340144" w:rsidRDefault="00345BF3" w:rsidP="00757098">
      <w:pPr>
        <w:pStyle w:val="ListParagraph"/>
        <w:numPr>
          <w:ilvl w:val="0"/>
          <w:numId w:val="18"/>
        </w:numPr>
        <w:rPr>
          <w:lang w:val="en-CA"/>
        </w:rPr>
      </w:pPr>
      <w:r w:rsidRPr="00340144">
        <w:rPr>
          <w:b/>
          <w:lang w:val="en-CA"/>
        </w:rPr>
        <w:t>Date Received</w:t>
      </w:r>
      <w:r w:rsidRPr="00340144">
        <w:rPr>
          <w:lang w:val="en-CA"/>
        </w:rPr>
        <w:t xml:space="preserve"> table column – Optional, displayed by Default</w:t>
      </w:r>
    </w:p>
    <w:p w:rsidR="00345BF3" w:rsidRPr="00340144" w:rsidRDefault="003A7FA9" w:rsidP="00757098">
      <w:pPr>
        <w:pStyle w:val="ListParagraph"/>
        <w:numPr>
          <w:ilvl w:val="1"/>
          <w:numId w:val="18"/>
        </w:numPr>
        <w:rPr>
          <w:lang w:val="en-CA"/>
        </w:rPr>
      </w:pPr>
      <w:r w:rsidRPr="00340144">
        <w:rPr>
          <w:b/>
          <w:lang w:val="en-CA"/>
        </w:rPr>
        <w:t xml:space="preserve">Date </w:t>
      </w:r>
      <w:r w:rsidR="00345BF3" w:rsidRPr="00340144">
        <w:rPr>
          <w:b/>
          <w:lang w:val="en-CA"/>
        </w:rPr>
        <w:t>Format:</w:t>
      </w:r>
      <w:r w:rsidR="00345BF3" w:rsidRPr="00340144">
        <w:rPr>
          <w:lang w:val="en-CA"/>
        </w:rPr>
        <w:t xml:space="preserve"> DD Mon YYYY</w:t>
      </w:r>
    </w:p>
    <w:p w:rsidR="00345BF3" w:rsidRPr="00340144" w:rsidRDefault="00345BF3"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345BF3" w:rsidRPr="00340144" w:rsidRDefault="00345BF3" w:rsidP="00757098">
      <w:pPr>
        <w:pStyle w:val="ListParagraph"/>
        <w:numPr>
          <w:ilvl w:val="1"/>
          <w:numId w:val="18"/>
        </w:numPr>
        <w:rPr>
          <w:lang w:val="en-CA"/>
        </w:rPr>
      </w:pPr>
      <w:r w:rsidRPr="00340144">
        <w:rPr>
          <w:b/>
          <w:lang w:val="en-CA"/>
        </w:rPr>
        <w:t>Expandable</w:t>
      </w:r>
      <w:r w:rsidRPr="00340144">
        <w:rPr>
          <w:lang w:val="en-CA"/>
        </w:rPr>
        <w:t>: Yes</w:t>
      </w:r>
    </w:p>
    <w:p w:rsidR="00345BF3" w:rsidRPr="00340144" w:rsidRDefault="00345BF3"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Load Source</w:t>
      </w:r>
      <w:r w:rsidRPr="00340144">
        <w:rPr>
          <w:lang w:val="en-CA"/>
        </w:rPr>
        <w:t xml:space="preserve"> panel to display this SIM Job’s metadata </w:t>
      </w:r>
    </w:p>
    <w:p w:rsidR="00345BF3" w:rsidRPr="00340144" w:rsidRDefault="00345BF3" w:rsidP="00757098">
      <w:pPr>
        <w:pStyle w:val="ListParagraph"/>
        <w:numPr>
          <w:ilvl w:val="0"/>
          <w:numId w:val="18"/>
        </w:numPr>
        <w:rPr>
          <w:lang w:val="en-CA"/>
        </w:rPr>
      </w:pPr>
      <w:r w:rsidRPr="00340144">
        <w:rPr>
          <w:b/>
          <w:lang w:val="en-CA"/>
        </w:rPr>
        <w:t>BPM Source ID</w:t>
      </w:r>
      <w:r w:rsidRPr="00340144">
        <w:rPr>
          <w:lang w:val="en-CA"/>
        </w:rPr>
        <w:t xml:space="preserve"> table column – Optional, displayed by Default</w:t>
      </w:r>
    </w:p>
    <w:p w:rsidR="00345BF3" w:rsidRPr="00340144" w:rsidRDefault="00345BF3"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345BF3" w:rsidRPr="00340144" w:rsidRDefault="00345BF3" w:rsidP="00757098">
      <w:pPr>
        <w:pStyle w:val="ListParagraph"/>
        <w:numPr>
          <w:ilvl w:val="1"/>
          <w:numId w:val="18"/>
        </w:numPr>
        <w:rPr>
          <w:lang w:val="en-CA"/>
        </w:rPr>
      </w:pPr>
      <w:r w:rsidRPr="00340144">
        <w:rPr>
          <w:b/>
          <w:lang w:val="en-CA"/>
        </w:rPr>
        <w:t>Expandable</w:t>
      </w:r>
      <w:r w:rsidRPr="00340144">
        <w:rPr>
          <w:lang w:val="en-CA"/>
        </w:rPr>
        <w:t>: Yes</w:t>
      </w:r>
    </w:p>
    <w:p w:rsidR="00345BF3" w:rsidRPr="00340144" w:rsidRDefault="00345BF3"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Load Source</w:t>
      </w:r>
      <w:r w:rsidRPr="00340144">
        <w:rPr>
          <w:lang w:val="en-CA"/>
        </w:rPr>
        <w:t xml:space="preserve"> panel to display this SIM Job’s metadata </w:t>
      </w:r>
    </w:p>
    <w:p w:rsidR="00345BF3" w:rsidRPr="00340144" w:rsidRDefault="00345BF3" w:rsidP="00757098">
      <w:pPr>
        <w:pStyle w:val="ListParagraph"/>
        <w:numPr>
          <w:ilvl w:val="0"/>
          <w:numId w:val="18"/>
        </w:numPr>
        <w:rPr>
          <w:lang w:val="en-CA"/>
        </w:rPr>
      </w:pPr>
      <w:r w:rsidRPr="00340144">
        <w:rPr>
          <w:b/>
          <w:lang w:val="en-CA"/>
        </w:rPr>
        <w:t>SIM Job ID</w:t>
      </w:r>
      <w:r w:rsidRPr="00340144">
        <w:rPr>
          <w:lang w:val="en-CA"/>
        </w:rPr>
        <w:t xml:space="preserve"> table column – Optional, displayed by Default</w:t>
      </w:r>
    </w:p>
    <w:p w:rsidR="00345BF3" w:rsidRPr="00340144" w:rsidRDefault="00345BF3"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345BF3" w:rsidRPr="00340144" w:rsidRDefault="00345BF3" w:rsidP="00757098">
      <w:pPr>
        <w:pStyle w:val="ListParagraph"/>
        <w:numPr>
          <w:ilvl w:val="1"/>
          <w:numId w:val="18"/>
        </w:numPr>
        <w:rPr>
          <w:lang w:val="en-CA"/>
        </w:rPr>
      </w:pPr>
      <w:r w:rsidRPr="00340144">
        <w:rPr>
          <w:b/>
          <w:lang w:val="en-CA"/>
        </w:rPr>
        <w:t>Expandable</w:t>
      </w:r>
      <w:r w:rsidRPr="00340144">
        <w:rPr>
          <w:lang w:val="en-CA"/>
        </w:rPr>
        <w:t>: Yes</w:t>
      </w:r>
    </w:p>
    <w:p w:rsidR="00345BF3" w:rsidRPr="00340144" w:rsidRDefault="00345BF3"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Load Source</w:t>
      </w:r>
      <w:r w:rsidRPr="00340144">
        <w:rPr>
          <w:lang w:val="en-CA"/>
        </w:rPr>
        <w:t xml:space="preserve"> panel to display this SIM Job’s metadata</w:t>
      </w:r>
    </w:p>
    <w:p w:rsidR="00345BF3" w:rsidRPr="00340144" w:rsidRDefault="00345BF3" w:rsidP="00757098">
      <w:pPr>
        <w:pStyle w:val="ListParagraph"/>
        <w:numPr>
          <w:ilvl w:val="0"/>
          <w:numId w:val="18"/>
        </w:numPr>
        <w:rPr>
          <w:lang w:val="en-CA"/>
        </w:rPr>
      </w:pPr>
      <w:r w:rsidRPr="00340144">
        <w:rPr>
          <w:b/>
          <w:lang w:val="en-CA"/>
        </w:rPr>
        <w:t>SIM Job Name</w:t>
      </w:r>
      <w:r w:rsidRPr="00340144">
        <w:rPr>
          <w:lang w:val="en-CA"/>
        </w:rPr>
        <w:t xml:space="preserve"> table column – Optional, displayed by Default</w:t>
      </w:r>
    </w:p>
    <w:p w:rsidR="00345BF3" w:rsidRPr="00340144" w:rsidRDefault="00345BF3"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345BF3" w:rsidRPr="00340144" w:rsidRDefault="00345BF3" w:rsidP="00757098">
      <w:pPr>
        <w:pStyle w:val="ListParagraph"/>
        <w:numPr>
          <w:ilvl w:val="1"/>
          <w:numId w:val="18"/>
        </w:numPr>
        <w:rPr>
          <w:lang w:val="en-CA"/>
        </w:rPr>
      </w:pPr>
      <w:r w:rsidRPr="00340144">
        <w:rPr>
          <w:b/>
          <w:lang w:val="en-CA"/>
        </w:rPr>
        <w:t>Expandable</w:t>
      </w:r>
      <w:r w:rsidRPr="00340144">
        <w:rPr>
          <w:lang w:val="en-CA"/>
        </w:rPr>
        <w:t>: Yes</w:t>
      </w:r>
    </w:p>
    <w:p w:rsidR="00345BF3" w:rsidRPr="00340144" w:rsidRDefault="00345BF3"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Load Source</w:t>
      </w:r>
      <w:r w:rsidRPr="00340144">
        <w:rPr>
          <w:lang w:val="en-CA"/>
        </w:rPr>
        <w:t xml:space="preserve"> panel to display this SIM Job’s metadata</w:t>
      </w:r>
    </w:p>
    <w:p w:rsidR="00345BF3" w:rsidRPr="00340144" w:rsidRDefault="00345BF3" w:rsidP="00757098">
      <w:pPr>
        <w:pStyle w:val="ListParagraph"/>
        <w:numPr>
          <w:ilvl w:val="0"/>
          <w:numId w:val="18"/>
        </w:numPr>
        <w:rPr>
          <w:lang w:val="en-CA"/>
        </w:rPr>
      </w:pPr>
      <w:r w:rsidRPr="00340144">
        <w:rPr>
          <w:b/>
          <w:lang w:val="en-CA"/>
        </w:rPr>
        <w:t>Last Updated</w:t>
      </w:r>
      <w:r w:rsidRPr="00340144">
        <w:rPr>
          <w:lang w:val="en-CA"/>
        </w:rPr>
        <w:t xml:space="preserve"> table column – Optional, displayed by Default</w:t>
      </w:r>
    </w:p>
    <w:p w:rsidR="00345BF3" w:rsidRPr="00340144" w:rsidRDefault="003A7FA9" w:rsidP="00757098">
      <w:pPr>
        <w:pStyle w:val="ListParagraph"/>
        <w:numPr>
          <w:ilvl w:val="1"/>
          <w:numId w:val="18"/>
        </w:numPr>
        <w:rPr>
          <w:lang w:val="en-CA"/>
        </w:rPr>
      </w:pPr>
      <w:r w:rsidRPr="00340144">
        <w:rPr>
          <w:b/>
          <w:lang w:val="en-CA"/>
        </w:rPr>
        <w:t xml:space="preserve">Date </w:t>
      </w:r>
      <w:r w:rsidR="00345BF3" w:rsidRPr="00340144">
        <w:rPr>
          <w:b/>
          <w:lang w:val="en-CA"/>
        </w:rPr>
        <w:t>Format:</w:t>
      </w:r>
      <w:r w:rsidR="00345BF3" w:rsidRPr="00340144">
        <w:rPr>
          <w:lang w:val="en-CA"/>
        </w:rPr>
        <w:t xml:space="preserve"> DD Mon YYYY</w:t>
      </w:r>
    </w:p>
    <w:p w:rsidR="00345BF3" w:rsidRPr="00340144" w:rsidRDefault="00345BF3"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345BF3" w:rsidRPr="00340144" w:rsidRDefault="00345BF3" w:rsidP="00757098">
      <w:pPr>
        <w:pStyle w:val="ListParagraph"/>
        <w:numPr>
          <w:ilvl w:val="1"/>
          <w:numId w:val="18"/>
        </w:numPr>
        <w:rPr>
          <w:lang w:val="en-CA"/>
        </w:rPr>
      </w:pPr>
      <w:r w:rsidRPr="00340144">
        <w:rPr>
          <w:b/>
          <w:lang w:val="en-CA"/>
        </w:rPr>
        <w:t>Expandable</w:t>
      </w:r>
      <w:r w:rsidRPr="00340144">
        <w:rPr>
          <w:lang w:val="en-CA"/>
        </w:rPr>
        <w:t>: Yes</w:t>
      </w:r>
    </w:p>
    <w:p w:rsidR="00345BF3" w:rsidRPr="00340144" w:rsidRDefault="00345BF3"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Load Source</w:t>
      </w:r>
      <w:r w:rsidRPr="00340144">
        <w:rPr>
          <w:lang w:val="en-CA"/>
        </w:rPr>
        <w:t xml:space="preserve"> panel to display this SIM Job’s metadata </w:t>
      </w:r>
    </w:p>
    <w:p w:rsidR="00345BF3" w:rsidRPr="00340144" w:rsidRDefault="00345BF3" w:rsidP="00757098">
      <w:pPr>
        <w:pStyle w:val="ListParagraph"/>
        <w:numPr>
          <w:ilvl w:val="0"/>
          <w:numId w:val="18"/>
        </w:numPr>
        <w:rPr>
          <w:lang w:val="en-CA"/>
        </w:rPr>
      </w:pPr>
      <w:r w:rsidRPr="00340144">
        <w:rPr>
          <w:b/>
          <w:lang w:val="en-CA"/>
        </w:rPr>
        <w:t>Updated By</w:t>
      </w:r>
      <w:r w:rsidRPr="00340144">
        <w:rPr>
          <w:lang w:val="en-CA"/>
        </w:rPr>
        <w:t xml:space="preserve"> table column – Optional, displayed by Default</w:t>
      </w:r>
    </w:p>
    <w:p w:rsidR="00345BF3" w:rsidRPr="00340144" w:rsidRDefault="00345BF3" w:rsidP="00757098">
      <w:pPr>
        <w:pStyle w:val="ListParagraph"/>
        <w:numPr>
          <w:ilvl w:val="1"/>
          <w:numId w:val="18"/>
        </w:numPr>
        <w:rPr>
          <w:lang w:val="en-CA"/>
        </w:rPr>
      </w:pPr>
      <w:r w:rsidRPr="00340144">
        <w:rPr>
          <w:b/>
          <w:lang w:val="en-CA"/>
        </w:rPr>
        <w:t>Sortable</w:t>
      </w:r>
      <w:r w:rsidRPr="00340144">
        <w:rPr>
          <w:lang w:val="en-CA"/>
        </w:rPr>
        <w:t>: Yes [</w:t>
      </w:r>
      <w:r w:rsidR="005F32DB" w:rsidRPr="00340144">
        <w:rPr>
          <w:lang w:val="en-CA"/>
        </w:rPr>
        <w:t>Ascending, Descending</w:t>
      </w:r>
      <w:r w:rsidRPr="00340144">
        <w:rPr>
          <w:lang w:val="en-CA"/>
        </w:rPr>
        <w:t>, OFF]</w:t>
      </w:r>
    </w:p>
    <w:p w:rsidR="00345BF3" w:rsidRPr="00340144" w:rsidRDefault="00345BF3" w:rsidP="00757098">
      <w:pPr>
        <w:pStyle w:val="ListParagraph"/>
        <w:numPr>
          <w:ilvl w:val="1"/>
          <w:numId w:val="18"/>
        </w:numPr>
        <w:rPr>
          <w:lang w:val="en-CA"/>
        </w:rPr>
      </w:pPr>
      <w:r w:rsidRPr="00340144">
        <w:rPr>
          <w:b/>
          <w:lang w:val="en-CA"/>
        </w:rPr>
        <w:t>Expandable</w:t>
      </w:r>
      <w:r w:rsidRPr="00340144">
        <w:rPr>
          <w:lang w:val="en-CA"/>
        </w:rPr>
        <w:t>: Yes</w:t>
      </w:r>
    </w:p>
    <w:p w:rsidR="00345BF3" w:rsidRPr="00340144" w:rsidRDefault="00345BF3" w:rsidP="00757098">
      <w:pPr>
        <w:pStyle w:val="ListParagraph"/>
        <w:numPr>
          <w:ilvl w:val="1"/>
          <w:numId w:val="18"/>
        </w:numPr>
        <w:rPr>
          <w:lang w:val="en-CA"/>
        </w:rPr>
      </w:pPr>
      <w:r w:rsidRPr="00340144">
        <w:rPr>
          <w:b/>
          <w:lang w:val="en-CA"/>
        </w:rPr>
        <w:t>Action</w:t>
      </w:r>
      <w:r w:rsidRPr="00340144">
        <w:rPr>
          <w:lang w:val="en-CA"/>
        </w:rPr>
        <w:t xml:space="preserve">: Clicking a row in this column highlights the row and triggers an update to the </w:t>
      </w:r>
      <w:r w:rsidRPr="00340144">
        <w:rPr>
          <w:b/>
          <w:lang w:val="en-CA"/>
        </w:rPr>
        <w:t>Load Source</w:t>
      </w:r>
      <w:r w:rsidRPr="00340144">
        <w:rPr>
          <w:lang w:val="en-CA"/>
        </w:rPr>
        <w:t xml:space="preserve"> panel to display this SIM Job’s metadatametadata </w:t>
      </w:r>
    </w:p>
    <w:p w:rsidR="00345BF3" w:rsidRPr="00340144" w:rsidRDefault="00345BF3" w:rsidP="00757098">
      <w:pPr>
        <w:pStyle w:val="ListParagraph"/>
        <w:numPr>
          <w:ilvl w:val="0"/>
          <w:numId w:val="18"/>
        </w:numPr>
        <w:rPr>
          <w:lang w:val="en-CA"/>
        </w:rPr>
      </w:pPr>
      <w:r w:rsidRPr="00340144">
        <w:rPr>
          <w:b/>
          <w:lang w:val="en-CA"/>
        </w:rPr>
        <w:t>Actions</w:t>
      </w:r>
      <w:r w:rsidRPr="00340144">
        <w:rPr>
          <w:lang w:val="en-CA"/>
        </w:rPr>
        <w:t xml:space="preserve"> table column – Required</w:t>
      </w:r>
    </w:p>
    <w:p w:rsidR="00345BF3" w:rsidRPr="00340144" w:rsidRDefault="00345BF3" w:rsidP="00757098">
      <w:pPr>
        <w:pStyle w:val="ListParagraph"/>
        <w:numPr>
          <w:ilvl w:val="1"/>
          <w:numId w:val="18"/>
        </w:numPr>
        <w:rPr>
          <w:lang w:val="en-CA"/>
        </w:rPr>
      </w:pPr>
      <w:r w:rsidRPr="00340144">
        <w:rPr>
          <w:b/>
          <w:lang w:val="en-CA"/>
        </w:rPr>
        <w:lastRenderedPageBreak/>
        <w:t>Sortable</w:t>
      </w:r>
      <w:r w:rsidRPr="00340144">
        <w:rPr>
          <w:lang w:val="en-CA"/>
        </w:rPr>
        <w:t>: No</w:t>
      </w:r>
    </w:p>
    <w:p w:rsidR="00345BF3" w:rsidRPr="00340144" w:rsidRDefault="00345BF3" w:rsidP="00757098">
      <w:pPr>
        <w:pStyle w:val="ListParagraph"/>
        <w:numPr>
          <w:ilvl w:val="1"/>
          <w:numId w:val="18"/>
        </w:numPr>
        <w:rPr>
          <w:lang w:val="en-CA"/>
        </w:rPr>
      </w:pPr>
      <w:r w:rsidRPr="00340144">
        <w:rPr>
          <w:b/>
          <w:lang w:val="en-CA"/>
        </w:rPr>
        <w:t>Expandable</w:t>
      </w:r>
      <w:r w:rsidRPr="00340144">
        <w:rPr>
          <w:lang w:val="en-CA"/>
        </w:rPr>
        <w:t>: Yes</w:t>
      </w:r>
    </w:p>
    <w:p w:rsidR="00E52B70" w:rsidRPr="00340144" w:rsidRDefault="00345BF3" w:rsidP="00757098">
      <w:pPr>
        <w:pStyle w:val="ListParagraph"/>
        <w:numPr>
          <w:ilvl w:val="1"/>
          <w:numId w:val="18"/>
        </w:numPr>
        <w:rPr>
          <w:lang w:val="en-CA"/>
        </w:rPr>
      </w:pPr>
      <w:r w:rsidRPr="00340144">
        <w:rPr>
          <w:b/>
          <w:lang w:val="en-CA"/>
        </w:rPr>
        <w:t>Action</w:t>
      </w:r>
      <w:r w:rsidRPr="00340144">
        <w:rPr>
          <w:lang w:val="en-CA"/>
        </w:rPr>
        <w:t xml:space="preserve">: Clicking the </w:t>
      </w:r>
      <w:r w:rsidRPr="00340144">
        <w:rPr>
          <w:b/>
          <w:lang w:val="en-CA"/>
        </w:rPr>
        <w:t xml:space="preserve">Stop </w:t>
      </w:r>
      <w:r w:rsidRPr="00340144">
        <w:rPr>
          <w:lang w:val="en-CA"/>
        </w:rPr>
        <w:t>button stops</w:t>
      </w:r>
      <w:r w:rsidR="00E52B70" w:rsidRPr="00340144">
        <w:rPr>
          <w:lang w:val="en-CA"/>
        </w:rPr>
        <w:t xml:space="preserve"> processing on</w:t>
      </w:r>
      <w:r w:rsidRPr="00340144">
        <w:rPr>
          <w:lang w:val="en-CA"/>
        </w:rPr>
        <w:t xml:space="preserve"> the selected SIM Job and </w:t>
      </w:r>
      <w:r w:rsidR="00E52B70" w:rsidRPr="00340144">
        <w:rPr>
          <w:lang w:val="en-CA"/>
        </w:rPr>
        <w:t xml:space="preserve">performs a system wide </w:t>
      </w:r>
      <w:r w:rsidRPr="00340144">
        <w:rPr>
          <w:lang w:val="en-CA"/>
        </w:rPr>
        <w:t>roll back</w:t>
      </w:r>
      <w:r w:rsidR="00E52B70" w:rsidRPr="00340144">
        <w:rPr>
          <w:lang w:val="en-CA"/>
        </w:rPr>
        <w:t xml:space="preserve">. [NOTE: If the analyst wants to restart the SIM Job they have to click the </w:t>
      </w:r>
      <w:r w:rsidR="00E52B70" w:rsidRPr="00340144">
        <w:rPr>
          <w:b/>
          <w:lang w:val="en-CA"/>
        </w:rPr>
        <w:t>Submit</w:t>
      </w:r>
      <w:r w:rsidR="00E52B70" w:rsidRPr="00340144">
        <w:rPr>
          <w:lang w:val="en-CA"/>
        </w:rPr>
        <w:t xml:space="preserve"> button from the </w:t>
      </w:r>
      <w:r w:rsidR="00E52B70" w:rsidRPr="00340144">
        <w:rPr>
          <w:b/>
          <w:lang w:val="en-CA"/>
        </w:rPr>
        <w:t>Load Source</w:t>
      </w:r>
      <w:r w:rsidR="00E52B70" w:rsidRPr="00340144">
        <w:rPr>
          <w:lang w:val="en-CA"/>
        </w:rPr>
        <w:t xml:space="preserve"> panel.]</w:t>
      </w:r>
    </w:p>
    <w:p w:rsidR="00E52B70" w:rsidRPr="00340144" w:rsidRDefault="00E52B70" w:rsidP="00757098">
      <w:pPr>
        <w:pStyle w:val="ListParagraph"/>
        <w:numPr>
          <w:ilvl w:val="0"/>
          <w:numId w:val="18"/>
        </w:numPr>
        <w:rPr>
          <w:lang w:val="en-CA"/>
        </w:rPr>
      </w:pPr>
      <w:r w:rsidRPr="00340144">
        <w:rPr>
          <w:b/>
          <w:lang w:val="en-CA"/>
        </w:rPr>
        <w:t>Column Selector</w:t>
      </w:r>
      <w:r w:rsidRPr="00340144">
        <w:rPr>
          <w:lang w:val="en-CA"/>
        </w:rPr>
        <w:t xml:space="preserve"> widget – </w:t>
      </w:r>
      <w:r w:rsidR="00DE0265" w:rsidRPr="00340144">
        <w:rPr>
          <w:lang w:val="en-CA"/>
        </w:rPr>
        <w:t xml:space="preserve">a popup dialog which </w:t>
      </w:r>
      <w:r w:rsidRPr="00340144">
        <w:rPr>
          <w:lang w:val="en-CA"/>
        </w:rPr>
        <w:t>allows the analyst to select or deselect for display any optional table columns</w:t>
      </w:r>
    </w:p>
    <w:p w:rsidR="008A6896" w:rsidRPr="00340144" w:rsidRDefault="008A6896" w:rsidP="00757098">
      <w:pPr>
        <w:pStyle w:val="ListParagraph"/>
        <w:numPr>
          <w:ilvl w:val="1"/>
          <w:numId w:val="18"/>
        </w:numPr>
        <w:rPr>
          <w:lang w:val="en-CA"/>
        </w:rPr>
      </w:pPr>
      <w:r w:rsidRPr="00340144">
        <w:rPr>
          <w:lang w:val="en-CA"/>
        </w:rPr>
        <w:t>Analyst is not allowed to deselect Required columns for display</w:t>
      </w:r>
    </w:p>
    <w:p w:rsidR="00DE0265" w:rsidRPr="00340144" w:rsidRDefault="00DE0265" w:rsidP="00757098">
      <w:pPr>
        <w:pStyle w:val="ListParagraph"/>
        <w:numPr>
          <w:ilvl w:val="1"/>
          <w:numId w:val="18"/>
        </w:numPr>
        <w:rPr>
          <w:lang w:val="en-CA"/>
        </w:rPr>
      </w:pPr>
      <w:r w:rsidRPr="00340144">
        <w:rPr>
          <w:lang w:val="en-CA"/>
        </w:rPr>
        <w:t>Once analyst selects columns to display in view and chooses to close dialog the table view refreshes to display selected columns</w:t>
      </w:r>
    </w:p>
    <w:p w:rsidR="00DE0265" w:rsidRPr="00340144" w:rsidRDefault="00DE0265" w:rsidP="00DE0265">
      <w:pPr>
        <w:pStyle w:val="ListParagraph"/>
        <w:numPr>
          <w:ilvl w:val="2"/>
          <w:numId w:val="18"/>
        </w:numPr>
        <w:rPr>
          <w:lang w:val="en-CA"/>
        </w:rPr>
      </w:pPr>
      <w:r w:rsidRPr="00340144">
        <w:rPr>
          <w:lang w:val="en-CA"/>
        </w:rPr>
        <w:t>All sorting, filtering, etc. remain set as they were before column selection</w:t>
      </w:r>
    </w:p>
    <w:p w:rsidR="00DE0265" w:rsidRPr="00340144" w:rsidRDefault="00DE0265" w:rsidP="00DE0265">
      <w:pPr>
        <w:pStyle w:val="ListParagraph"/>
        <w:numPr>
          <w:ilvl w:val="1"/>
          <w:numId w:val="18"/>
        </w:numPr>
        <w:rPr>
          <w:lang w:val="en-CA"/>
        </w:rPr>
      </w:pPr>
      <w:r w:rsidRPr="00340144">
        <w:rPr>
          <w:lang w:val="en-CA"/>
        </w:rPr>
        <w:t>Analyst can choose to cancel dialog and no change will manifest in the table view</w:t>
      </w:r>
    </w:p>
    <w:p w:rsidR="004E5DA4" w:rsidRPr="00340144" w:rsidRDefault="00E52B70" w:rsidP="00757098">
      <w:pPr>
        <w:pStyle w:val="ListParagraph"/>
        <w:numPr>
          <w:ilvl w:val="0"/>
          <w:numId w:val="18"/>
        </w:numPr>
        <w:rPr>
          <w:lang w:val="en-CA"/>
        </w:rPr>
      </w:pPr>
      <w:r w:rsidRPr="00340144">
        <w:rPr>
          <w:b/>
          <w:lang w:val="en-CA"/>
        </w:rPr>
        <w:t>Scroll Bar</w:t>
      </w:r>
      <w:r w:rsidR="00C80E36" w:rsidRPr="00340144">
        <w:rPr>
          <w:lang w:val="en-CA"/>
        </w:rPr>
        <w:t xml:space="preserve"> – table view scrolling available if amount of records displayed exceeds viewable application space</w:t>
      </w:r>
      <w:r w:rsidRPr="00340144">
        <w:rPr>
          <w:lang w:val="en-CA"/>
        </w:rPr>
        <w:t xml:space="preserve"> </w:t>
      </w:r>
      <w:r w:rsidR="00345BF3" w:rsidRPr="00340144">
        <w:rPr>
          <w:lang w:val="en-CA"/>
        </w:rPr>
        <w:t xml:space="preserve"> </w:t>
      </w:r>
    </w:p>
    <w:p w:rsidR="00E52B70" w:rsidRPr="00340144" w:rsidRDefault="00E52B70" w:rsidP="00757098">
      <w:pPr>
        <w:pStyle w:val="ListParagraph"/>
        <w:numPr>
          <w:ilvl w:val="0"/>
          <w:numId w:val="18"/>
        </w:numPr>
        <w:rPr>
          <w:lang w:val="en-CA"/>
        </w:rPr>
      </w:pPr>
      <w:r w:rsidRPr="00340144">
        <w:rPr>
          <w:b/>
          <w:lang w:val="en-CA"/>
        </w:rPr>
        <w:t>Pagination</w:t>
      </w:r>
      <w:r w:rsidRPr="00340144">
        <w:rPr>
          <w:lang w:val="en-CA"/>
        </w:rPr>
        <w:t xml:space="preserve"> </w:t>
      </w:r>
      <w:r w:rsidR="008A6896" w:rsidRPr="00340144">
        <w:rPr>
          <w:lang w:val="en-CA"/>
        </w:rPr>
        <w:t>‘</w:t>
      </w:r>
      <w:r w:rsidRPr="00340144">
        <w:rPr>
          <w:lang w:val="en-CA"/>
        </w:rPr>
        <w:t>control</w:t>
      </w:r>
      <w:r w:rsidR="008A6896" w:rsidRPr="00340144">
        <w:rPr>
          <w:lang w:val="en-CA"/>
        </w:rPr>
        <w:t>’</w:t>
      </w:r>
    </w:p>
    <w:p w:rsidR="00072906" w:rsidRPr="00340144" w:rsidRDefault="00F40027" w:rsidP="00757098">
      <w:pPr>
        <w:pStyle w:val="ListParagraph"/>
        <w:numPr>
          <w:ilvl w:val="1"/>
          <w:numId w:val="18"/>
        </w:numPr>
        <w:rPr>
          <w:lang w:val="en-CA"/>
        </w:rPr>
      </w:pPr>
      <w:r w:rsidRPr="00340144">
        <w:rPr>
          <w:b/>
          <w:lang w:val="en-CA"/>
        </w:rPr>
        <w:t xml:space="preserve">Current </w:t>
      </w:r>
      <w:r w:rsidR="00072906" w:rsidRPr="00340144">
        <w:rPr>
          <w:b/>
          <w:lang w:val="en-CA"/>
        </w:rPr>
        <w:t>Record</w:t>
      </w:r>
      <w:r w:rsidRPr="00340144">
        <w:rPr>
          <w:b/>
          <w:lang w:val="en-CA"/>
        </w:rPr>
        <w:t>s Displayed</w:t>
      </w:r>
      <w:r w:rsidR="00072906" w:rsidRPr="00340144">
        <w:rPr>
          <w:b/>
          <w:lang w:val="en-CA"/>
        </w:rPr>
        <w:t xml:space="preserve"> </w:t>
      </w:r>
      <w:r w:rsidRPr="00340144">
        <w:rPr>
          <w:lang w:val="en-CA"/>
        </w:rPr>
        <w:t>t</w:t>
      </w:r>
      <w:r w:rsidR="00072906" w:rsidRPr="00340144">
        <w:rPr>
          <w:lang w:val="en-CA"/>
        </w:rPr>
        <w:t>ext: “n-n of nn Records” ex. 1-100 of 240 Records</w:t>
      </w:r>
    </w:p>
    <w:p w:rsidR="00072906" w:rsidRPr="00340144" w:rsidRDefault="00072906" w:rsidP="00757098">
      <w:pPr>
        <w:pStyle w:val="ListParagraph"/>
        <w:numPr>
          <w:ilvl w:val="1"/>
          <w:numId w:val="18"/>
        </w:numPr>
        <w:rPr>
          <w:lang w:val="en-CA"/>
        </w:rPr>
      </w:pPr>
      <w:r w:rsidRPr="00340144">
        <w:rPr>
          <w:b/>
          <w:lang w:val="en-CA"/>
        </w:rPr>
        <w:t>Buttons</w:t>
      </w:r>
      <w:r w:rsidRPr="00340144">
        <w:rPr>
          <w:lang w:val="en-CA"/>
        </w:rPr>
        <w:t>:</w:t>
      </w:r>
    </w:p>
    <w:p w:rsidR="00072906" w:rsidRPr="00340144" w:rsidRDefault="00072906" w:rsidP="00757098">
      <w:pPr>
        <w:pStyle w:val="ListParagraph"/>
        <w:numPr>
          <w:ilvl w:val="2"/>
          <w:numId w:val="18"/>
        </w:numPr>
        <w:rPr>
          <w:lang w:val="en-CA"/>
        </w:rPr>
      </w:pPr>
      <w:r w:rsidRPr="00340144">
        <w:rPr>
          <w:b/>
          <w:lang w:val="en-CA"/>
        </w:rPr>
        <w:t xml:space="preserve">Jump to First </w:t>
      </w:r>
      <w:r w:rsidR="005265A2" w:rsidRPr="00340144">
        <w:rPr>
          <w:b/>
          <w:lang w:val="en-CA"/>
        </w:rPr>
        <w:t>Page</w:t>
      </w:r>
      <w:r w:rsidR="008A6896" w:rsidRPr="00340144">
        <w:rPr>
          <w:lang w:val="en-CA"/>
        </w:rPr>
        <w:t xml:space="preserve"> button</w:t>
      </w:r>
    </w:p>
    <w:p w:rsidR="00684E8E" w:rsidRPr="00340144" w:rsidRDefault="00684E8E" w:rsidP="00757098">
      <w:pPr>
        <w:pStyle w:val="ListParagraph"/>
        <w:numPr>
          <w:ilvl w:val="3"/>
          <w:numId w:val="18"/>
        </w:numPr>
        <w:rPr>
          <w:lang w:val="en-CA"/>
        </w:rPr>
      </w:pPr>
      <w:r w:rsidRPr="00340144">
        <w:rPr>
          <w:b/>
          <w:lang w:val="en-CA"/>
        </w:rPr>
        <w:t xml:space="preserve">Help </w:t>
      </w:r>
      <w:r w:rsidRPr="00340144">
        <w:rPr>
          <w:lang w:val="en-CA"/>
        </w:rPr>
        <w:t>Balloon text “Jump to first page“</w:t>
      </w:r>
    </w:p>
    <w:p w:rsidR="00072906" w:rsidRPr="00340144" w:rsidRDefault="00072906" w:rsidP="00757098">
      <w:pPr>
        <w:pStyle w:val="ListParagraph"/>
        <w:numPr>
          <w:ilvl w:val="3"/>
          <w:numId w:val="18"/>
        </w:numPr>
        <w:rPr>
          <w:lang w:val="en-CA"/>
        </w:rPr>
      </w:pPr>
      <w:r w:rsidRPr="00340144">
        <w:rPr>
          <w:lang w:val="en-CA"/>
        </w:rPr>
        <w:t xml:space="preserve">Disabled if table currently displaying first or only </w:t>
      </w:r>
      <w:r w:rsidR="005265A2" w:rsidRPr="00340144">
        <w:rPr>
          <w:lang w:val="en-CA"/>
        </w:rPr>
        <w:t>page</w:t>
      </w:r>
    </w:p>
    <w:p w:rsidR="00072906" w:rsidRPr="00340144" w:rsidRDefault="00072906" w:rsidP="00757098">
      <w:pPr>
        <w:pStyle w:val="ListParagraph"/>
        <w:numPr>
          <w:ilvl w:val="2"/>
          <w:numId w:val="18"/>
        </w:numPr>
        <w:rPr>
          <w:b/>
          <w:lang w:val="en-CA"/>
        </w:rPr>
      </w:pPr>
      <w:r w:rsidRPr="00340144">
        <w:rPr>
          <w:b/>
          <w:lang w:val="en-CA"/>
        </w:rPr>
        <w:t xml:space="preserve">Jump to Previous </w:t>
      </w:r>
      <w:r w:rsidR="005265A2" w:rsidRPr="00340144">
        <w:rPr>
          <w:b/>
          <w:lang w:val="en-CA"/>
        </w:rPr>
        <w:t>Page</w:t>
      </w:r>
      <w:r w:rsidR="008A6896" w:rsidRPr="00340144">
        <w:rPr>
          <w:lang w:val="en-CA"/>
        </w:rPr>
        <w:t xml:space="preserve"> button</w:t>
      </w:r>
    </w:p>
    <w:p w:rsidR="00684E8E" w:rsidRPr="00340144" w:rsidRDefault="00684E8E" w:rsidP="00757098">
      <w:pPr>
        <w:pStyle w:val="ListParagraph"/>
        <w:numPr>
          <w:ilvl w:val="3"/>
          <w:numId w:val="18"/>
        </w:numPr>
        <w:rPr>
          <w:lang w:val="en-CA"/>
        </w:rPr>
      </w:pPr>
      <w:r w:rsidRPr="00340144">
        <w:rPr>
          <w:b/>
          <w:lang w:val="en-CA"/>
        </w:rPr>
        <w:t xml:space="preserve">Help </w:t>
      </w:r>
      <w:r w:rsidRPr="00340144">
        <w:rPr>
          <w:lang w:val="en-CA"/>
        </w:rPr>
        <w:t>Balloon text “Jump to previous page“</w:t>
      </w:r>
    </w:p>
    <w:p w:rsidR="00072906" w:rsidRPr="00340144" w:rsidRDefault="00072906" w:rsidP="00757098">
      <w:pPr>
        <w:pStyle w:val="ListParagraph"/>
        <w:numPr>
          <w:ilvl w:val="3"/>
          <w:numId w:val="18"/>
        </w:numPr>
        <w:rPr>
          <w:lang w:val="en-CA"/>
        </w:rPr>
      </w:pPr>
      <w:r w:rsidRPr="00340144">
        <w:rPr>
          <w:lang w:val="en-CA"/>
        </w:rPr>
        <w:t xml:space="preserve">Disabled if table currently displaying first or only </w:t>
      </w:r>
      <w:r w:rsidR="005265A2" w:rsidRPr="00340144">
        <w:rPr>
          <w:lang w:val="en-CA"/>
        </w:rPr>
        <w:t>page</w:t>
      </w:r>
    </w:p>
    <w:p w:rsidR="00072906" w:rsidRPr="00340144" w:rsidRDefault="005265A2" w:rsidP="00757098">
      <w:pPr>
        <w:pStyle w:val="ListParagraph"/>
        <w:numPr>
          <w:ilvl w:val="2"/>
          <w:numId w:val="18"/>
        </w:numPr>
        <w:rPr>
          <w:b/>
          <w:lang w:val="en-CA"/>
        </w:rPr>
      </w:pPr>
      <w:r w:rsidRPr="00340144">
        <w:rPr>
          <w:b/>
          <w:lang w:val="en-CA"/>
        </w:rPr>
        <w:t>Page Selection Function</w:t>
      </w:r>
      <w:r w:rsidR="008A6896" w:rsidRPr="00340144">
        <w:rPr>
          <w:lang w:val="en-CA"/>
        </w:rPr>
        <w:t xml:space="preserve"> buttons</w:t>
      </w:r>
    </w:p>
    <w:p w:rsidR="00684E8E" w:rsidRPr="00340144" w:rsidRDefault="00684E8E" w:rsidP="00757098">
      <w:pPr>
        <w:pStyle w:val="ListParagraph"/>
        <w:numPr>
          <w:ilvl w:val="3"/>
          <w:numId w:val="18"/>
        </w:numPr>
        <w:rPr>
          <w:b/>
          <w:lang w:val="en-CA"/>
        </w:rPr>
      </w:pPr>
      <w:r w:rsidRPr="00340144">
        <w:rPr>
          <w:b/>
          <w:lang w:val="en-CA"/>
        </w:rPr>
        <w:t xml:space="preserve">Help </w:t>
      </w:r>
      <w:r w:rsidRPr="00340144">
        <w:rPr>
          <w:lang w:val="en-CA"/>
        </w:rPr>
        <w:t>Balloon text “Jump to page</w:t>
      </w:r>
      <w:r w:rsidR="005F32DB" w:rsidRPr="00340144">
        <w:rPr>
          <w:lang w:val="en-CA"/>
        </w:rPr>
        <w:t xml:space="preserve"> ‘x’</w:t>
      </w:r>
      <w:r w:rsidRPr="00340144">
        <w:rPr>
          <w:lang w:val="en-CA"/>
        </w:rPr>
        <w:t>“ where x = button number</w:t>
      </w:r>
      <w:r w:rsidR="00F40027" w:rsidRPr="00340144">
        <w:rPr>
          <w:noProof/>
        </w:rPr>
        <w:drawing>
          <wp:inline distT="0" distB="0" distL="0" distR="0" wp14:anchorId="00040022" wp14:editId="3485BDAB">
            <wp:extent cx="3571429" cy="1209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71429" cy="1209524"/>
                    </a:xfrm>
                    <a:prstGeom prst="rect">
                      <a:avLst/>
                    </a:prstGeom>
                  </pic:spPr>
                </pic:pic>
              </a:graphicData>
            </a:graphic>
          </wp:inline>
        </w:drawing>
      </w:r>
    </w:p>
    <w:p w:rsidR="00F40027" w:rsidRPr="00340144" w:rsidRDefault="008A6896" w:rsidP="00757098">
      <w:pPr>
        <w:pStyle w:val="ListParagraph"/>
        <w:numPr>
          <w:ilvl w:val="2"/>
          <w:numId w:val="18"/>
        </w:numPr>
        <w:rPr>
          <w:b/>
          <w:lang w:val="en-CA"/>
        </w:rPr>
      </w:pPr>
      <w:r w:rsidRPr="00340144">
        <w:rPr>
          <w:b/>
          <w:lang w:val="en-CA"/>
        </w:rPr>
        <w:t>Jump to Next Page</w:t>
      </w:r>
      <w:r w:rsidRPr="00340144">
        <w:rPr>
          <w:lang w:val="en-CA"/>
        </w:rPr>
        <w:t xml:space="preserve"> button</w:t>
      </w:r>
    </w:p>
    <w:p w:rsidR="00684E8E" w:rsidRPr="00340144" w:rsidRDefault="00684E8E" w:rsidP="00757098">
      <w:pPr>
        <w:pStyle w:val="ListParagraph"/>
        <w:numPr>
          <w:ilvl w:val="3"/>
          <w:numId w:val="18"/>
        </w:numPr>
        <w:rPr>
          <w:b/>
          <w:lang w:val="en-CA"/>
        </w:rPr>
      </w:pPr>
      <w:r w:rsidRPr="00340144">
        <w:rPr>
          <w:b/>
          <w:lang w:val="en-CA"/>
        </w:rPr>
        <w:t xml:space="preserve">Help </w:t>
      </w:r>
      <w:r w:rsidRPr="00340144">
        <w:rPr>
          <w:lang w:val="en-CA"/>
        </w:rPr>
        <w:t>Balloon text “Jump to next page“</w:t>
      </w:r>
    </w:p>
    <w:p w:rsidR="008A6896" w:rsidRPr="00340144" w:rsidRDefault="008A6896" w:rsidP="00757098">
      <w:pPr>
        <w:pStyle w:val="ListParagraph"/>
        <w:numPr>
          <w:ilvl w:val="3"/>
          <w:numId w:val="18"/>
        </w:numPr>
        <w:rPr>
          <w:b/>
          <w:lang w:val="en-CA"/>
        </w:rPr>
      </w:pPr>
      <w:r w:rsidRPr="00340144">
        <w:rPr>
          <w:lang w:val="en-CA"/>
        </w:rPr>
        <w:t>Disabled if table currently displaying last or only page</w:t>
      </w:r>
    </w:p>
    <w:p w:rsidR="008A6896" w:rsidRPr="00340144" w:rsidRDefault="008A6896" w:rsidP="00757098">
      <w:pPr>
        <w:pStyle w:val="ListParagraph"/>
        <w:numPr>
          <w:ilvl w:val="2"/>
          <w:numId w:val="18"/>
        </w:numPr>
        <w:rPr>
          <w:b/>
          <w:lang w:val="en-CA"/>
        </w:rPr>
      </w:pPr>
      <w:r w:rsidRPr="00340144">
        <w:rPr>
          <w:b/>
          <w:lang w:val="en-CA"/>
        </w:rPr>
        <w:t>Jump to Last Page</w:t>
      </w:r>
      <w:r w:rsidRPr="00340144">
        <w:rPr>
          <w:lang w:val="en-CA"/>
        </w:rPr>
        <w:t xml:space="preserve"> button</w:t>
      </w:r>
    </w:p>
    <w:p w:rsidR="00684E8E" w:rsidRPr="00340144" w:rsidRDefault="00684E8E" w:rsidP="00757098">
      <w:pPr>
        <w:pStyle w:val="ListParagraph"/>
        <w:numPr>
          <w:ilvl w:val="3"/>
          <w:numId w:val="18"/>
        </w:numPr>
        <w:rPr>
          <w:b/>
          <w:lang w:val="en-CA"/>
        </w:rPr>
      </w:pPr>
      <w:r w:rsidRPr="00340144">
        <w:rPr>
          <w:b/>
          <w:lang w:val="en-CA"/>
        </w:rPr>
        <w:t xml:space="preserve">Help </w:t>
      </w:r>
      <w:r w:rsidRPr="00340144">
        <w:rPr>
          <w:lang w:val="en-CA"/>
        </w:rPr>
        <w:t>Balloon text “Jump to last page“</w:t>
      </w:r>
    </w:p>
    <w:p w:rsidR="00F40027" w:rsidRPr="00340144" w:rsidRDefault="008A6896" w:rsidP="00757098">
      <w:pPr>
        <w:pStyle w:val="ListParagraph"/>
        <w:numPr>
          <w:ilvl w:val="3"/>
          <w:numId w:val="18"/>
        </w:numPr>
        <w:rPr>
          <w:b/>
          <w:lang w:val="en-CA"/>
        </w:rPr>
      </w:pPr>
      <w:r w:rsidRPr="00340144">
        <w:rPr>
          <w:lang w:val="en-CA"/>
        </w:rPr>
        <w:t>Disabled if table currently displaying last or only page</w:t>
      </w:r>
    </w:p>
    <w:p w:rsidR="008A6896" w:rsidRPr="00340144" w:rsidRDefault="008A6896" w:rsidP="00757098">
      <w:pPr>
        <w:pStyle w:val="ListParagraph"/>
        <w:numPr>
          <w:ilvl w:val="2"/>
          <w:numId w:val="18"/>
        </w:numPr>
        <w:rPr>
          <w:b/>
          <w:lang w:val="en-CA"/>
        </w:rPr>
      </w:pPr>
      <w:r w:rsidRPr="00340144">
        <w:rPr>
          <w:b/>
          <w:lang w:val="en-CA"/>
        </w:rPr>
        <w:t>Number of Records to Display Per Page</w:t>
      </w:r>
      <w:r w:rsidRPr="00340144">
        <w:rPr>
          <w:lang w:val="en-CA"/>
        </w:rPr>
        <w:t xml:space="preserve"> combo box</w:t>
      </w:r>
    </w:p>
    <w:p w:rsidR="00684E8E" w:rsidRPr="00340144" w:rsidRDefault="00684E8E" w:rsidP="00757098">
      <w:pPr>
        <w:pStyle w:val="ListParagraph"/>
        <w:numPr>
          <w:ilvl w:val="3"/>
          <w:numId w:val="18"/>
        </w:numPr>
        <w:rPr>
          <w:b/>
          <w:lang w:val="en-CA"/>
        </w:rPr>
      </w:pPr>
      <w:r w:rsidRPr="00340144">
        <w:rPr>
          <w:b/>
          <w:lang w:val="en-CA"/>
        </w:rPr>
        <w:t xml:space="preserve">Help </w:t>
      </w:r>
      <w:r w:rsidRPr="00340144">
        <w:rPr>
          <w:lang w:val="en-CA"/>
        </w:rPr>
        <w:t>Balloon text “Number of records to display per page“</w:t>
      </w:r>
    </w:p>
    <w:p w:rsidR="008A6896" w:rsidRPr="00340144" w:rsidRDefault="008A6896" w:rsidP="00757098">
      <w:pPr>
        <w:pStyle w:val="ListParagraph"/>
        <w:numPr>
          <w:ilvl w:val="3"/>
          <w:numId w:val="18"/>
        </w:numPr>
        <w:rPr>
          <w:b/>
          <w:lang w:val="en-CA"/>
        </w:rPr>
      </w:pPr>
      <w:r w:rsidRPr="00340144">
        <w:rPr>
          <w:b/>
          <w:lang w:val="en-CA"/>
        </w:rPr>
        <w:t>List of Values</w:t>
      </w:r>
      <w:r w:rsidRPr="00340144">
        <w:rPr>
          <w:lang w:val="en-CA"/>
        </w:rPr>
        <w:t>:</w:t>
      </w:r>
    </w:p>
    <w:p w:rsidR="008A6896" w:rsidRPr="00340144" w:rsidRDefault="008A6896" w:rsidP="00757098">
      <w:pPr>
        <w:pStyle w:val="ListParagraph"/>
        <w:numPr>
          <w:ilvl w:val="4"/>
          <w:numId w:val="18"/>
        </w:numPr>
        <w:rPr>
          <w:lang w:val="en-CA"/>
        </w:rPr>
      </w:pPr>
      <w:r w:rsidRPr="00340144">
        <w:rPr>
          <w:lang w:val="en-CA"/>
        </w:rPr>
        <w:t>100</w:t>
      </w:r>
    </w:p>
    <w:p w:rsidR="008A6896" w:rsidRPr="00340144" w:rsidRDefault="008A6896" w:rsidP="00757098">
      <w:pPr>
        <w:pStyle w:val="ListParagraph"/>
        <w:numPr>
          <w:ilvl w:val="4"/>
          <w:numId w:val="18"/>
        </w:numPr>
        <w:rPr>
          <w:lang w:val="en-CA"/>
        </w:rPr>
      </w:pPr>
      <w:r w:rsidRPr="00340144">
        <w:rPr>
          <w:lang w:val="en-CA"/>
        </w:rPr>
        <w:t>500</w:t>
      </w:r>
    </w:p>
    <w:p w:rsidR="008A6896" w:rsidRPr="00340144" w:rsidRDefault="008A6896" w:rsidP="00757098">
      <w:pPr>
        <w:pStyle w:val="ListParagraph"/>
        <w:numPr>
          <w:ilvl w:val="4"/>
          <w:numId w:val="18"/>
        </w:numPr>
        <w:rPr>
          <w:lang w:val="en-CA"/>
        </w:rPr>
      </w:pPr>
      <w:r w:rsidRPr="00340144">
        <w:rPr>
          <w:lang w:val="en-CA"/>
        </w:rPr>
        <w:t>1000</w:t>
      </w:r>
    </w:p>
    <w:p w:rsidR="008A6896" w:rsidRPr="00340144" w:rsidRDefault="008A6896" w:rsidP="00757098">
      <w:pPr>
        <w:pStyle w:val="ListParagraph"/>
        <w:numPr>
          <w:ilvl w:val="4"/>
          <w:numId w:val="18"/>
        </w:numPr>
        <w:rPr>
          <w:b/>
          <w:lang w:val="en-CA"/>
        </w:rPr>
      </w:pPr>
      <w:r w:rsidRPr="00340144">
        <w:rPr>
          <w:lang w:val="en-CA"/>
        </w:rPr>
        <w:lastRenderedPageBreak/>
        <w:t>All</w:t>
      </w:r>
      <w:r w:rsidRPr="00340144">
        <w:rPr>
          <w:b/>
          <w:lang w:val="en-CA"/>
        </w:rPr>
        <w:t xml:space="preserve"> </w:t>
      </w:r>
    </w:p>
    <w:p w:rsidR="008A6896" w:rsidRPr="00340144" w:rsidRDefault="008A6896" w:rsidP="00757098">
      <w:pPr>
        <w:pStyle w:val="ListParagraph"/>
        <w:numPr>
          <w:ilvl w:val="3"/>
          <w:numId w:val="18"/>
        </w:numPr>
        <w:rPr>
          <w:b/>
          <w:lang w:val="en-CA"/>
        </w:rPr>
      </w:pPr>
      <w:r w:rsidRPr="00340144">
        <w:rPr>
          <w:lang w:val="en-CA"/>
        </w:rPr>
        <w:t>Defaults to 100 records displayed per page</w:t>
      </w:r>
    </w:p>
    <w:p w:rsidR="00637ABF" w:rsidRPr="00340144" w:rsidRDefault="00637ABF" w:rsidP="00637ABF">
      <w:pPr>
        <w:pStyle w:val="ListParagraph"/>
        <w:numPr>
          <w:ilvl w:val="0"/>
          <w:numId w:val="18"/>
        </w:numPr>
        <w:rPr>
          <w:b/>
          <w:lang w:val="en-CA"/>
        </w:rPr>
      </w:pPr>
      <w:r w:rsidRPr="00340144">
        <w:rPr>
          <w:b/>
          <w:lang w:val="en-CA"/>
        </w:rPr>
        <w:t>State Manager</w:t>
      </w:r>
      <w:r w:rsidRPr="00340144">
        <w:rPr>
          <w:lang w:val="en-CA"/>
        </w:rPr>
        <w:t xml:space="preserve">  table – displays all SIM Jobs</w:t>
      </w:r>
      <w:r w:rsidR="00553442" w:rsidRPr="00340144">
        <w:rPr>
          <w:lang w:val="en-CA"/>
        </w:rPr>
        <w:t xml:space="preserve"> and current state</w:t>
      </w:r>
      <w:r w:rsidRPr="00340144">
        <w:rPr>
          <w:lang w:val="en-CA"/>
        </w:rPr>
        <w:t xml:space="preserve">  </w:t>
      </w:r>
    </w:p>
    <w:p w:rsidR="00637ABF" w:rsidRPr="00340144" w:rsidRDefault="00637ABF" w:rsidP="00637ABF">
      <w:pPr>
        <w:pStyle w:val="ListParagraph"/>
        <w:numPr>
          <w:ilvl w:val="0"/>
          <w:numId w:val="18"/>
        </w:numPr>
        <w:rPr>
          <w:lang w:val="en-CA"/>
        </w:rPr>
      </w:pPr>
      <w:r w:rsidRPr="00340144">
        <w:rPr>
          <w:b/>
          <w:lang w:val="en-CA"/>
        </w:rPr>
        <w:t>Stopped Filter</w:t>
      </w:r>
      <w:r w:rsidRPr="00340144">
        <w:rPr>
          <w:lang w:val="en-CA"/>
        </w:rPr>
        <w:t xml:space="preserve">  toggle button</w:t>
      </w:r>
    </w:p>
    <w:p w:rsidR="00637ABF" w:rsidRPr="00340144" w:rsidRDefault="00637ABF" w:rsidP="00637ABF">
      <w:pPr>
        <w:pStyle w:val="ListParagraph"/>
        <w:numPr>
          <w:ilvl w:val="1"/>
          <w:numId w:val="18"/>
        </w:numPr>
        <w:rPr>
          <w:lang w:val="en-CA"/>
        </w:rPr>
      </w:pPr>
      <w:r w:rsidRPr="00340144">
        <w:rPr>
          <w:b/>
          <w:lang w:val="en-CA"/>
        </w:rPr>
        <w:t xml:space="preserve">Help </w:t>
      </w:r>
      <w:r w:rsidRPr="00340144">
        <w:rPr>
          <w:lang w:val="en-CA"/>
        </w:rPr>
        <w:t>Balloon text “Show all stopped SIM Jobs“</w:t>
      </w:r>
    </w:p>
    <w:p w:rsidR="00637ABF" w:rsidRPr="00340144" w:rsidRDefault="00637ABF" w:rsidP="00637ABF">
      <w:pPr>
        <w:pStyle w:val="ListParagraph"/>
        <w:numPr>
          <w:ilvl w:val="1"/>
          <w:numId w:val="18"/>
        </w:numPr>
        <w:rPr>
          <w:lang w:val="en-CA"/>
        </w:rPr>
      </w:pPr>
      <w:r w:rsidRPr="00340144">
        <w:rPr>
          <w:b/>
          <w:lang w:val="en-CA"/>
        </w:rPr>
        <w:t>Default State</w:t>
      </w:r>
      <w:r w:rsidRPr="00340144">
        <w:rPr>
          <w:lang w:val="en-CA"/>
        </w:rPr>
        <w:t>: Off</w:t>
      </w:r>
    </w:p>
    <w:p w:rsidR="00637ABF" w:rsidRPr="00340144" w:rsidRDefault="00637ABF" w:rsidP="00637ABF">
      <w:pPr>
        <w:pStyle w:val="ListParagraph"/>
        <w:numPr>
          <w:ilvl w:val="1"/>
          <w:numId w:val="18"/>
        </w:numPr>
        <w:rPr>
          <w:lang w:val="en-CA"/>
        </w:rPr>
      </w:pPr>
      <w:r w:rsidRPr="00340144">
        <w:rPr>
          <w:b/>
          <w:lang w:val="en-CA"/>
        </w:rPr>
        <w:t>Toggle - On</w:t>
      </w:r>
      <w:r w:rsidRPr="00340144">
        <w:rPr>
          <w:lang w:val="en-CA"/>
        </w:rPr>
        <w:t>: The table updates to show only those SIM Jobs which contain stopped SIM Jobs</w:t>
      </w:r>
    </w:p>
    <w:p w:rsidR="00637ABF" w:rsidRPr="00340144" w:rsidRDefault="00637ABF" w:rsidP="00637ABF">
      <w:pPr>
        <w:pStyle w:val="ListParagraph"/>
        <w:numPr>
          <w:ilvl w:val="1"/>
          <w:numId w:val="18"/>
        </w:numPr>
        <w:rPr>
          <w:lang w:val="en-CA"/>
        </w:rPr>
      </w:pPr>
      <w:r w:rsidRPr="00340144">
        <w:rPr>
          <w:b/>
          <w:lang w:val="en-CA"/>
        </w:rPr>
        <w:t xml:space="preserve">Toggle </w:t>
      </w:r>
      <w:r w:rsidRPr="00340144">
        <w:rPr>
          <w:lang w:val="en-CA"/>
        </w:rPr>
        <w:t xml:space="preserve">– </w:t>
      </w:r>
      <w:r w:rsidRPr="00340144">
        <w:rPr>
          <w:b/>
          <w:lang w:val="en-CA"/>
        </w:rPr>
        <w:t>Off</w:t>
      </w:r>
      <w:r w:rsidRPr="00340144">
        <w:rPr>
          <w:lang w:val="en-CA"/>
        </w:rPr>
        <w:t xml:space="preserve">: The table updates to show all records not filtered out by other filter conditions </w:t>
      </w:r>
    </w:p>
    <w:p w:rsidR="00637ABF" w:rsidRPr="00340144" w:rsidRDefault="00637ABF" w:rsidP="00637ABF">
      <w:pPr>
        <w:pStyle w:val="ListParagraph"/>
        <w:numPr>
          <w:ilvl w:val="0"/>
          <w:numId w:val="18"/>
        </w:numPr>
        <w:rPr>
          <w:lang w:val="en-CA"/>
        </w:rPr>
      </w:pPr>
      <w:r w:rsidRPr="00340144">
        <w:rPr>
          <w:b/>
          <w:lang w:val="en-CA"/>
        </w:rPr>
        <w:t>Deleted Filter</w:t>
      </w:r>
      <w:r w:rsidRPr="00340144">
        <w:rPr>
          <w:lang w:val="en-CA"/>
        </w:rPr>
        <w:t xml:space="preserve">  toggle button</w:t>
      </w:r>
    </w:p>
    <w:p w:rsidR="00637ABF" w:rsidRPr="00340144" w:rsidRDefault="00637ABF" w:rsidP="00637ABF">
      <w:pPr>
        <w:pStyle w:val="ListParagraph"/>
        <w:numPr>
          <w:ilvl w:val="1"/>
          <w:numId w:val="18"/>
        </w:numPr>
        <w:rPr>
          <w:lang w:val="en-CA"/>
        </w:rPr>
      </w:pPr>
      <w:r w:rsidRPr="00340144">
        <w:rPr>
          <w:b/>
          <w:lang w:val="en-CA"/>
        </w:rPr>
        <w:t xml:space="preserve">Help </w:t>
      </w:r>
      <w:r w:rsidRPr="00340144">
        <w:rPr>
          <w:lang w:val="en-CA"/>
        </w:rPr>
        <w:t>Balloon text “Show all deleted SIM Jobs“</w:t>
      </w:r>
    </w:p>
    <w:p w:rsidR="00637ABF" w:rsidRPr="00340144" w:rsidRDefault="00637ABF" w:rsidP="00637ABF">
      <w:pPr>
        <w:pStyle w:val="ListParagraph"/>
        <w:numPr>
          <w:ilvl w:val="1"/>
          <w:numId w:val="18"/>
        </w:numPr>
        <w:rPr>
          <w:lang w:val="en-CA"/>
        </w:rPr>
      </w:pPr>
      <w:r w:rsidRPr="00340144">
        <w:rPr>
          <w:b/>
          <w:lang w:val="en-CA"/>
        </w:rPr>
        <w:t>Default State</w:t>
      </w:r>
      <w:r w:rsidRPr="00340144">
        <w:rPr>
          <w:lang w:val="en-CA"/>
        </w:rPr>
        <w:t>: Off</w:t>
      </w:r>
    </w:p>
    <w:p w:rsidR="00637ABF" w:rsidRPr="00340144" w:rsidRDefault="00637ABF" w:rsidP="00637ABF">
      <w:pPr>
        <w:pStyle w:val="ListParagraph"/>
        <w:numPr>
          <w:ilvl w:val="1"/>
          <w:numId w:val="18"/>
        </w:numPr>
        <w:rPr>
          <w:lang w:val="en-CA"/>
        </w:rPr>
      </w:pPr>
      <w:r w:rsidRPr="00340144">
        <w:rPr>
          <w:b/>
          <w:lang w:val="en-CA"/>
        </w:rPr>
        <w:t>Toggle - On</w:t>
      </w:r>
      <w:r w:rsidRPr="00340144">
        <w:rPr>
          <w:lang w:val="en-CA"/>
        </w:rPr>
        <w:t>: The table updates to show only those SIM Jobs which contain deleted SIM Jobs</w:t>
      </w:r>
    </w:p>
    <w:p w:rsidR="00637ABF" w:rsidRPr="00340144" w:rsidRDefault="00637ABF" w:rsidP="00637ABF">
      <w:pPr>
        <w:pStyle w:val="ListParagraph"/>
        <w:numPr>
          <w:ilvl w:val="1"/>
          <w:numId w:val="18"/>
        </w:numPr>
        <w:rPr>
          <w:b/>
          <w:lang w:val="en-CA"/>
        </w:rPr>
      </w:pPr>
      <w:r w:rsidRPr="00340144">
        <w:rPr>
          <w:b/>
          <w:lang w:val="en-CA"/>
        </w:rPr>
        <w:t xml:space="preserve">Toggle </w:t>
      </w:r>
      <w:r w:rsidRPr="00340144">
        <w:rPr>
          <w:lang w:val="en-CA"/>
        </w:rPr>
        <w:t xml:space="preserve">– </w:t>
      </w:r>
      <w:r w:rsidRPr="00340144">
        <w:rPr>
          <w:b/>
          <w:lang w:val="en-CA"/>
        </w:rPr>
        <w:t>Off</w:t>
      </w:r>
      <w:r w:rsidRPr="00340144">
        <w:rPr>
          <w:lang w:val="en-CA"/>
        </w:rPr>
        <w:t>: The table updates to show all records not filtered out by other filter conditions</w:t>
      </w:r>
    </w:p>
    <w:p w:rsidR="005265A2" w:rsidRPr="00340144" w:rsidRDefault="005265A2" w:rsidP="005265A2">
      <w:pPr>
        <w:pStyle w:val="Heading3"/>
        <w:numPr>
          <w:ilvl w:val="0"/>
          <w:numId w:val="0"/>
        </w:numPr>
        <w:spacing w:before="0"/>
        <w:ind w:left="2520"/>
        <w:rPr>
          <w:lang w:val="en-CA"/>
        </w:rPr>
      </w:pPr>
      <w:bookmarkStart w:id="83" w:name="_Toc403561785"/>
    </w:p>
    <w:p w:rsidR="00B80C9B" w:rsidRPr="00340144" w:rsidRDefault="00B80C9B" w:rsidP="00B80C9B">
      <w:pPr>
        <w:rPr>
          <w:lang w:val="en-CA"/>
        </w:rPr>
      </w:pPr>
      <w:r w:rsidRPr="00340144">
        <w:rPr>
          <w:lang w:val="en-CA"/>
        </w:rPr>
        <w:t>NOTE ON FILTERS: Selecting more than one filter will display results in the table which contain either of the filter conditions (an OR search). The exception to this is when text is entered into the Text Filter field which will result in the display of records containing any of the other filters AND the text entered.</w:t>
      </w:r>
    </w:p>
    <w:p w:rsidR="00C66597" w:rsidRPr="00340144" w:rsidRDefault="005A7C07" w:rsidP="005A7C07">
      <w:pPr>
        <w:pStyle w:val="Heading1"/>
        <w:pageBreakBefore/>
        <w:tabs>
          <w:tab w:val="left" w:pos="540"/>
        </w:tabs>
        <w:spacing w:before="240"/>
        <w:ind w:left="1080" w:hanging="1080"/>
      </w:pPr>
      <w:bookmarkStart w:id="84" w:name="_Toc443058627"/>
      <w:bookmarkEnd w:id="83"/>
      <w:r w:rsidRPr="00340144">
        <w:lastRenderedPageBreak/>
        <w:t>State Manager</w:t>
      </w:r>
      <w:r w:rsidR="00DE5128" w:rsidRPr="00340144">
        <w:t xml:space="preserve"> Job</w:t>
      </w:r>
      <w:r w:rsidRPr="00340144">
        <w:t xml:space="preserve"> Details</w:t>
      </w:r>
      <w:bookmarkEnd w:id="84"/>
    </w:p>
    <w:p w:rsidR="00C66597" w:rsidRPr="00340144" w:rsidRDefault="00C66597" w:rsidP="00C66597">
      <w:pPr>
        <w:pStyle w:val="Heading2"/>
        <w:rPr>
          <w:lang w:val="en-CA"/>
        </w:rPr>
      </w:pPr>
      <w:bookmarkStart w:id="85" w:name="_Toc402179391"/>
      <w:bookmarkStart w:id="86" w:name="_Toc443058628"/>
      <w:r w:rsidRPr="00340144">
        <w:rPr>
          <w:lang w:val="en-CA"/>
        </w:rPr>
        <w:t>Overview</w:t>
      </w:r>
      <w:bookmarkEnd w:id="85"/>
      <w:bookmarkEnd w:id="86"/>
    </w:p>
    <w:p w:rsidR="00C66597" w:rsidRPr="00340144" w:rsidRDefault="005A7C07" w:rsidP="00C66597">
      <w:pPr>
        <w:rPr>
          <w:lang w:val="en-CA"/>
        </w:rPr>
      </w:pPr>
      <w:r w:rsidRPr="00340144">
        <w:rPr>
          <w:lang w:val="en-CA"/>
        </w:rPr>
        <w:t xml:space="preserve">The SIM State Manager Job Details panels provide the analyst insight into each processing state of a Source file ingest. </w:t>
      </w:r>
      <w:r w:rsidR="003500AF" w:rsidRPr="00340144">
        <w:rPr>
          <w:lang w:val="en-CA"/>
        </w:rPr>
        <w:t xml:space="preserve"> There is one details panel per SIM processing state (Upload, Compare, Transform, &amp; Archive)</w:t>
      </w:r>
    </w:p>
    <w:p w:rsidR="003500AF" w:rsidRPr="00340144" w:rsidRDefault="003500AF" w:rsidP="003500AF">
      <w:pPr>
        <w:rPr>
          <w:lang w:val="en-CA"/>
        </w:rPr>
      </w:pPr>
      <w:r w:rsidRPr="00340144">
        <w:rPr>
          <w:noProof/>
        </w:rPr>
        <w:drawing>
          <wp:inline distT="0" distB="0" distL="0" distR="0" wp14:anchorId="09CA0E23" wp14:editId="278CFAD1">
            <wp:extent cx="5943599" cy="33754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DM_1223_2015_SIM_ManageSIMJobs_U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3375498"/>
                    </a:xfrm>
                    <a:prstGeom prst="rect">
                      <a:avLst/>
                    </a:prstGeom>
                  </pic:spPr>
                </pic:pic>
              </a:graphicData>
            </a:graphic>
          </wp:inline>
        </w:drawing>
      </w:r>
    </w:p>
    <w:p w:rsidR="003500AF" w:rsidRPr="00340144" w:rsidRDefault="003500AF" w:rsidP="00C03295">
      <w:pPr>
        <w:spacing w:before="0"/>
        <w:rPr>
          <w:lang w:val="en-CA"/>
        </w:rPr>
      </w:pPr>
      <w:r w:rsidRPr="00340144">
        <w:rPr>
          <w:sz w:val="20"/>
          <w:lang w:val="en-CA"/>
        </w:rPr>
        <w:t>Figure 3</w:t>
      </w:r>
    </w:p>
    <w:p w:rsidR="000A63E7" w:rsidRPr="00340144" w:rsidRDefault="00F62275" w:rsidP="000A63E7">
      <w:pPr>
        <w:pStyle w:val="Heading2"/>
        <w:tabs>
          <w:tab w:val="left" w:pos="630"/>
        </w:tabs>
        <w:ind w:left="1080" w:hanging="1080"/>
      </w:pPr>
      <w:bookmarkStart w:id="87" w:name="_Toc443058629"/>
      <w:r w:rsidRPr="00340144">
        <w:t xml:space="preserve">Job Details </w:t>
      </w:r>
      <w:r w:rsidR="000A63E7" w:rsidRPr="00340144">
        <w:t>UI Elements and Associated Behaviors</w:t>
      </w:r>
      <w:bookmarkEnd w:id="87"/>
    </w:p>
    <w:p w:rsidR="000A63E7" w:rsidRPr="00340144" w:rsidRDefault="003E4FD6" w:rsidP="00757098">
      <w:pPr>
        <w:pStyle w:val="ListParagraph"/>
        <w:numPr>
          <w:ilvl w:val="0"/>
          <w:numId w:val="19"/>
        </w:numPr>
        <w:rPr>
          <w:lang w:val="en-CA"/>
        </w:rPr>
      </w:pPr>
      <w:r w:rsidRPr="00340144">
        <w:rPr>
          <w:b/>
          <w:lang w:val="en-CA"/>
        </w:rPr>
        <w:t xml:space="preserve">Job Details </w:t>
      </w:r>
      <w:r w:rsidR="000A63E7" w:rsidRPr="00340144">
        <w:rPr>
          <w:b/>
          <w:lang w:val="en-CA"/>
        </w:rPr>
        <w:t>Panel</w:t>
      </w:r>
      <w:r w:rsidR="000A63E7" w:rsidRPr="00340144">
        <w:rPr>
          <w:lang w:val="en-CA"/>
        </w:rPr>
        <w:t xml:space="preserve"> – </w:t>
      </w:r>
      <w:r w:rsidRPr="00340144">
        <w:rPr>
          <w:lang w:val="en-CA"/>
        </w:rPr>
        <w:t>Allows the user to see all of the processing steps within a particular SIM Job state as well as view error messages, ESL URLs, and rejection file links</w:t>
      </w:r>
      <w:r w:rsidR="000A63E7" w:rsidRPr="00340144">
        <w:rPr>
          <w:lang w:val="en-CA"/>
        </w:rPr>
        <w:t xml:space="preserve">. </w:t>
      </w:r>
    </w:p>
    <w:p w:rsidR="000A63E7" w:rsidRPr="00340144" w:rsidRDefault="000A63E7" w:rsidP="00757098">
      <w:pPr>
        <w:pStyle w:val="ListParagraph"/>
        <w:numPr>
          <w:ilvl w:val="1"/>
          <w:numId w:val="19"/>
        </w:numPr>
        <w:rPr>
          <w:lang w:val="en-CA"/>
        </w:rPr>
      </w:pPr>
      <w:r w:rsidRPr="00340144">
        <w:rPr>
          <w:b/>
          <w:lang w:val="en-CA"/>
        </w:rPr>
        <w:t>Minimum Panel Size</w:t>
      </w:r>
      <w:r w:rsidRPr="00340144">
        <w:rPr>
          <w:lang w:val="en-CA"/>
        </w:rPr>
        <w:t xml:space="preserve"> </w:t>
      </w:r>
      <w:r w:rsidRPr="00340144">
        <w:rPr>
          <w:b/>
          <w:lang w:val="en-CA"/>
        </w:rPr>
        <w:t xml:space="preserve">– </w:t>
      </w:r>
      <w:r w:rsidRPr="00340144">
        <w:rPr>
          <w:lang w:val="en-CA"/>
        </w:rPr>
        <w:t xml:space="preserve">Width </w:t>
      </w:r>
      <w:r w:rsidR="003E4FD6" w:rsidRPr="00340144">
        <w:rPr>
          <w:lang w:val="en-CA"/>
        </w:rPr>
        <w:t>586</w:t>
      </w:r>
      <w:r w:rsidRPr="00340144">
        <w:rPr>
          <w:lang w:val="en-CA"/>
        </w:rPr>
        <w:t xml:space="preserve"> x Height </w:t>
      </w:r>
      <w:r w:rsidR="003E4FD6" w:rsidRPr="00340144">
        <w:rPr>
          <w:lang w:val="en-CA"/>
        </w:rPr>
        <w:t>646</w:t>
      </w:r>
    </w:p>
    <w:p w:rsidR="000A63E7" w:rsidRPr="00340144" w:rsidRDefault="000A63E7" w:rsidP="00757098">
      <w:pPr>
        <w:pStyle w:val="ListParagraph"/>
        <w:numPr>
          <w:ilvl w:val="1"/>
          <w:numId w:val="19"/>
        </w:numPr>
        <w:rPr>
          <w:lang w:val="en-CA"/>
        </w:rPr>
      </w:pPr>
      <w:r w:rsidRPr="00340144">
        <w:rPr>
          <w:b/>
          <w:lang w:val="en-CA"/>
        </w:rPr>
        <w:t>Scrolling</w:t>
      </w:r>
      <w:r w:rsidRPr="00340144">
        <w:rPr>
          <w:lang w:val="en-CA"/>
        </w:rPr>
        <w:t xml:space="preserve"> – on lower resolution screens the panel will provide necessary scrollbar(s) for access to full panel</w:t>
      </w:r>
      <w:r w:rsidR="003E4FD6" w:rsidRPr="00340144">
        <w:rPr>
          <w:lang w:val="en-CA"/>
        </w:rPr>
        <w:t xml:space="preserve"> contents</w:t>
      </w:r>
    </w:p>
    <w:p w:rsidR="000A63E7" w:rsidRPr="00340144" w:rsidRDefault="003E4FD6" w:rsidP="00757098">
      <w:pPr>
        <w:pStyle w:val="ListParagraph"/>
        <w:numPr>
          <w:ilvl w:val="0"/>
          <w:numId w:val="19"/>
        </w:numPr>
        <w:rPr>
          <w:lang w:val="en-CA"/>
        </w:rPr>
      </w:pPr>
      <w:r w:rsidRPr="00340144">
        <w:rPr>
          <w:b/>
          <w:lang w:val="en-CA"/>
        </w:rPr>
        <w:t>Upload State</w:t>
      </w:r>
      <w:r w:rsidR="003500AF" w:rsidRPr="00340144">
        <w:rPr>
          <w:lang w:val="en-CA"/>
        </w:rPr>
        <w:t xml:space="preserve"> progress bar</w:t>
      </w:r>
      <w:r w:rsidR="000A63E7" w:rsidRPr="00340144">
        <w:rPr>
          <w:lang w:val="en-CA"/>
        </w:rPr>
        <w:t xml:space="preserve"> – </w:t>
      </w:r>
      <w:r w:rsidR="003500AF" w:rsidRPr="00340144">
        <w:rPr>
          <w:lang w:val="en-CA"/>
        </w:rPr>
        <w:t>custom table cell, one per row, ‘clickable’</w:t>
      </w:r>
      <w:r w:rsidR="000A63E7" w:rsidRPr="00340144">
        <w:rPr>
          <w:lang w:val="en-CA"/>
        </w:rPr>
        <w:t xml:space="preserve"> </w:t>
      </w:r>
    </w:p>
    <w:p w:rsidR="000A63E7" w:rsidRPr="00340144" w:rsidRDefault="000A63E7" w:rsidP="00757098">
      <w:pPr>
        <w:pStyle w:val="ListParagraph"/>
        <w:numPr>
          <w:ilvl w:val="1"/>
          <w:numId w:val="19"/>
        </w:numPr>
        <w:rPr>
          <w:lang w:val="en-CA"/>
        </w:rPr>
      </w:pPr>
      <w:r w:rsidRPr="00340144">
        <w:rPr>
          <w:b/>
          <w:lang w:val="en-CA"/>
        </w:rPr>
        <w:t xml:space="preserve">Help </w:t>
      </w:r>
      <w:r w:rsidRPr="00340144">
        <w:rPr>
          <w:lang w:val="en-CA"/>
        </w:rPr>
        <w:t>Balloon text “</w:t>
      </w:r>
      <w:r w:rsidR="003500AF" w:rsidRPr="00340144">
        <w:rPr>
          <w:lang w:val="en-CA"/>
        </w:rPr>
        <w:t>Show Upload Details</w:t>
      </w:r>
      <w:r w:rsidRPr="00340144">
        <w:rPr>
          <w:lang w:val="en-CA"/>
        </w:rPr>
        <w:t>“</w:t>
      </w:r>
    </w:p>
    <w:p w:rsidR="000A63E7" w:rsidRPr="00340144" w:rsidRDefault="003500AF" w:rsidP="00757098">
      <w:pPr>
        <w:pStyle w:val="ListParagraph"/>
        <w:numPr>
          <w:ilvl w:val="1"/>
          <w:numId w:val="19"/>
        </w:numPr>
        <w:rPr>
          <w:lang w:val="en-CA"/>
        </w:rPr>
      </w:pPr>
      <w:r w:rsidRPr="00340144">
        <w:rPr>
          <w:lang w:val="en-CA"/>
        </w:rPr>
        <w:t>Will not show details until Upload state completes</w:t>
      </w:r>
    </w:p>
    <w:p w:rsidR="003500AF" w:rsidRPr="00340144" w:rsidRDefault="003500AF" w:rsidP="00757098">
      <w:pPr>
        <w:pStyle w:val="ListParagraph"/>
        <w:numPr>
          <w:ilvl w:val="0"/>
          <w:numId w:val="19"/>
        </w:numPr>
        <w:rPr>
          <w:lang w:val="en-CA"/>
        </w:rPr>
      </w:pPr>
      <w:r w:rsidRPr="00340144">
        <w:rPr>
          <w:b/>
          <w:lang w:val="en-CA"/>
        </w:rPr>
        <w:t>Compare State</w:t>
      </w:r>
      <w:r w:rsidRPr="00340144">
        <w:rPr>
          <w:lang w:val="en-CA"/>
        </w:rPr>
        <w:t xml:space="preserve"> progress bar – custom table cell, one per row, ‘clickable’</w:t>
      </w:r>
    </w:p>
    <w:p w:rsidR="003500AF" w:rsidRPr="00340144" w:rsidRDefault="003500AF" w:rsidP="00757098">
      <w:pPr>
        <w:pStyle w:val="ListParagraph"/>
        <w:numPr>
          <w:ilvl w:val="1"/>
          <w:numId w:val="19"/>
        </w:numPr>
        <w:rPr>
          <w:lang w:val="en-CA"/>
        </w:rPr>
      </w:pPr>
      <w:r w:rsidRPr="00340144">
        <w:rPr>
          <w:b/>
          <w:lang w:val="en-CA"/>
        </w:rPr>
        <w:t xml:space="preserve">Help </w:t>
      </w:r>
      <w:r w:rsidRPr="00340144">
        <w:rPr>
          <w:lang w:val="en-CA"/>
        </w:rPr>
        <w:t xml:space="preserve">Balloon text “Show </w:t>
      </w:r>
      <w:r w:rsidR="00C03295" w:rsidRPr="00340144">
        <w:rPr>
          <w:lang w:val="en-CA"/>
        </w:rPr>
        <w:t>Compare</w:t>
      </w:r>
      <w:r w:rsidRPr="00340144">
        <w:rPr>
          <w:lang w:val="en-CA"/>
        </w:rPr>
        <w:t xml:space="preserve"> Details“</w:t>
      </w:r>
    </w:p>
    <w:p w:rsidR="003500AF" w:rsidRPr="00340144" w:rsidRDefault="003500AF" w:rsidP="00757098">
      <w:pPr>
        <w:pStyle w:val="ListParagraph"/>
        <w:numPr>
          <w:ilvl w:val="1"/>
          <w:numId w:val="19"/>
        </w:numPr>
        <w:rPr>
          <w:lang w:val="en-CA"/>
        </w:rPr>
      </w:pPr>
      <w:r w:rsidRPr="00340144">
        <w:rPr>
          <w:lang w:val="en-CA"/>
        </w:rPr>
        <w:t>W</w:t>
      </w:r>
      <w:r w:rsidR="00C03295" w:rsidRPr="00340144">
        <w:rPr>
          <w:lang w:val="en-CA"/>
        </w:rPr>
        <w:t>ill not show details until Compare</w:t>
      </w:r>
      <w:r w:rsidRPr="00340144">
        <w:rPr>
          <w:lang w:val="en-CA"/>
        </w:rPr>
        <w:t xml:space="preserve"> state completes</w:t>
      </w:r>
    </w:p>
    <w:p w:rsidR="003500AF" w:rsidRPr="00340144" w:rsidRDefault="00C03295" w:rsidP="00757098">
      <w:pPr>
        <w:pStyle w:val="ListParagraph"/>
        <w:numPr>
          <w:ilvl w:val="0"/>
          <w:numId w:val="19"/>
        </w:numPr>
        <w:rPr>
          <w:lang w:val="en-CA"/>
        </w:rPr>
      </w:pPr>
      <w:r w:rsidRPr="00340144">
        <w:rPr>
          <w:b/>
          <w:lang w:val="en-CA"/>
        </w:rPr>
        <w:lastRenderedPageBreak/>
        <w:t>Transform</w:t>
      </w:r>
      <w:r w:rsidR="003500AF" w:rsidRPr="00340144">
        <w:rPr>
          <w:b/>
          <w:lang w:val="en-CA"/>
        </w:rPr>
        <w:t xml:space="preserve"> State</w:t>
      </w:r>
      <w:r w:rsidR="003500AF" w:rsidRPr="00340144">
        <w:rPr>
          <w:lang w:val="en-CA"/>
        </w:rPr>
        <w:t xml:space="preserve"> progress bar – custom table cell, one per row, ‘clickable’</w:t>
      </w:r>
    </w:p>
    <w:p w:rsidR="00C03295" w:rsidRPr="00340144" w:rsidRDefault="00C03295" w:rsidP="00757098">
      <w:pPr>
        <w:pStyle w:val="ListParagraph"/>
        <w:numPr>
          <w:ilvl w:val="1"/>
          <w:numId w:val="19"/>
        </w:numPr>
        <w:rPr>
          <w:lang w:val="en-CA"/>
        </w:rPr>
      </w:pPr>
      <w:r w:rsidRPr="00340144">
        <w:rPr>
          <w:b/>
          <w:lang w:val="en-CA"/>
        </w:rPr>
        <w:t xml:space="preserve">Help </w:t>
      </w:r>
      <w:r w:rsidRPr="00340144">
        <w:rPr>
          <w:lang w:val="en-CA"/>
        </w:rPr>
        <w:t>Balloon text “Show Transform Details“</w:t>
      </w:r>
    </w:p>
    <w:p w:rsidR="00C03295" w:rsidRPr="00340144" w:rsidRDefault="00C03295" w:rsidP="00757098">
      <w:pPr>
        <w:pStyle w:val="ListParagraph"/>
        <w:numPr>
          <w:ilvl w:val="1"/>
          <w:numId w:val="19"/>
        </w:numPr>
        <w:rPr>
          <w:lang w:val="en-CA"/>
        </w:rPr>
      </w:pPr>
      <w:r w:rsidRPr="00340144">
        <w:rPr>
          <w:lang w:val="en-CA"/>
        </w:rPr>
        <w:t>Will not show details until Transform state completes</w:t>
      </w:r>
    </w:p>
    <w:p w:rsidR="00C03295" w:rsidRPr="00340144" w:rsidRDefault="00C03295" w:rsidP="00757098">
      <w:pPr>
        <w:pStyle w:val="ListParagraph"/>
        <w:numPr>
          <w:ilvl w:val="0"/>
          <w:numId w:val="19"/>
        </w:numPr>
        <w:rPr>
          <w:lang w:val="en-CA"/>
        </w:rPr>
      </w:pPr>
      <w:r w:rsidRPr="00340144">
        <w:rPr>
          <w:b/>
          <w:lang w:val="en-CA"/>
        </w:rPr>
        <w:t>Archive State</w:t>
      </w:r>
      <w:r w:rsidRPr="00340144">
        <w:rPr>
          <w:lang w:val="en-CA"/>
        </w:rPr>
        <w:t xml:space="preserve"> progress bar – custom table cell, one per row, ‘clickable’</w:t>
      </w:r>
    </w:p>
    <w:p w:rsidR="00C03295" w:rsidRPr="00340144" w:rsidRDefault="00C03295" w:rsidP="00757098">
      <w:pPr>
        <w:pStyle w:val="ListParagraph"/>
        <w:numPr>
          <w:ilvl w:val="1"/>
          <w:numId w:val="19"/>
        </w:numPr>
        <w:rPr>
          <w:lang w:val="en-CA"/>
        </w:rPr>
      </w:pPr>
      <w:r w:rsidRPr="00340144">
        <w:rPr>
          <w:b/>
          <w:lang w:val="en-CA"/>
        </w:rPr>
        <w:t xml:space="preserve">Help </w:t>
      </w:r>
      <w:r w:rsidRPr="00340144">
        <w:rPr>
          <w:lang w:val="en-CA"/>
        </w:rPr>
        <w:t>Balloon text “Show Archive Details“</w:t>
      </w:r>
    </w:p>
    <w:p w:rsidR="003500AF" w:rsidRPr="00340144" w:rsidRDefault="00C03295" w:rsidP="00757098">
      <w:pPr>
        <w:pStyle w:val="ListParagraph"/>
        <w:numPr>
          <w:ilvl w:val="1"/>
          <w:numId w:val="19"/>
        </w:numPr>
        <w:rPr>
          <w:lang w:val="en-CA"/>
        </w:rPr>
      </w:pPr>
      <w:r w:rsidRPr="00340144">
        <w:rPr>
          <w:lang w:val="en-CA"/>
        </w:rPr>
        <w:t>Will not show details until Archive state completes</w:t>
      </w:r>
    </w:p>
    <w:p w:rsidR="00C03295" w:rsidRPr="00340144" w:rsidRDefault="00C03295" w:rsidP="00757098">
      <w:pPr>
        <w:pStyle w:val="ListParagraph"/>
        <w:numPr>
          <w:ilvl w:val="0"/>
          <w:numId w:val="20"/>
        </w:numPr>
        <w:rPr>
          <w:lang w:val="en-CA"/>
        </w:rPr>
      </w:pPr>
      <w:r w:rsidRPr="00340144">
        <w:rPr>
          <w:b/>
          <w:lang w:val="en-CA"/>
        </w:rPr>
        <w:t>Upload State Details Panel</w:t>
      </w:r>
      <w:r w:rsidR="003A6376" w:rsidRPr="00340144">
        <w:rPr>
          <w:b/>
          <w:lang w:val="en-CA"/>
        </w:rPr>
        <w:t xml:space="preserve"> - </w:t>
      </w:r>
      <w:r w:rsidRPr="00340144">
        <w:rPr>
          <w:lang w:val="en-CA"/>
        </w:rPr>
        <w:t xml:space="preserve">Located in the BorderTitle (HTML formatted) </w:t>
      </w:r>
    </w:p>
    <w:p w:rsidR="00C03295" w:rsidRPr="00340144" w:rsidRDefault="00C03295" w:rsidP="00757098">
      <w:pPr>
        <w:pStyle w:val="ListParagraph"/>
        <w:numPr>
          <w:ilvl w:val="1"/>
          <w:numId w:val="20"/>
        </w:numPr>
        <w:rPr>
          <w:lang w:val="en-CA"/>
        </w:rPr>
      </w:pPr>
      <w:r w:rsidRPr="00340144">
        <w:rPr>
          <w:b/>
          <w:lang w:val="en-CA"/>
        </w:rPr>
        <w:t>SIM Job ID</w:t>
      </w:r>
      <w:r w:rsidRPr="00340144">
        <w:rPr>
          <w:lang w:val="en-CA"/>
        </w:rPr>
        <w:t xml:space="preserve"> – Read Only, bold label, plain value</w:t>
      </w:r>
    </w:p>
    <w:p w:rsidR="00C03295" w:rsidRPr="00340144" w:rsidRDefault="00C03295" w:rsidP="00757098">
      <w:pPr>
        <w:pStyle w:val="ListParagraph"/>
        <w:numPr>
          <w:ilvl w:val="2"/>
          <w:numId w:val="20"/>
        </w:numPr>
        <w:rPr>
          <w:lang w:val="en-CA"/>
        </w:rPr>
      </w:pPr>
      <w:r w:rsidRPr="00340144">
        <w:rPr>
          <w:lang w:val="en-CA"/>
        </w:rPr>
        <w:t xml:space="preserve"> System generated ID value is populated as part of </w:t>
      </w:r>
      <w:r w:rsidR="003A6376" w:rsidRPr="00340144">
        <w:rPr>
          <w:b/>
          <w:i/>
          <w:lang w:val="en-CA"/>
        </w:rPr>
        <w:t>Upload State</w:t>
      </w:r>
      <w:r w:rsidRPr="00340144">
        <w:rPr>
          <w:lang w:val="en-CA"/>
        </w:rPr>
        <w:t xml:space="preserve"> </w:t>
      </w:r>
      <w:r w:rsidR="003A6376" w:rsidRPr="00340144">
        <w:rPr>
          <w:lang w:val="en-CA"/>
        </w:rPr>
        <w:t>processing</w:t>
      </w:r>
    </w:p>
    <w:p w:rsidR="003A6376" w:rsidRPr="00340144" w:rsidRDefault="003A6376" w:rsidP="00757098">
      <w:pPr>
        <w:pStyle w:val="ListParagraph"/>
        <w:numPr>
          <w:ilvl w:val="1"/>
          <w:numId w:val="20"/>
        </w:numPr>
        <w:rPr>
          <w:lang w:val="en-CA"/>
        </w:rPr>
      </w:pPr>
      <w:r w:rsidRPr="00340144">
        <w:rPr>
          <w:b/>
          <w:lang w:val="en-CA"/>
        </w:rPr>
        <w:t>Upload State</w:t>
      </w:r>
      <w:r w:rsidRPr="00340144">
        <w:rPr>
          <w:lang w:val="en-CA"/>
        </w:rPr>
        <w:t xml:space="preserve"> – state identifier text</w:t>
      </w:r>
    </w:p>
    <w:p w:rsidR="003A6376" w:rsidRPr="00340144" w:rsidRDefault="003A6376" w:rsidP="00757098">
      <w:pPr>
        <w:pStyle w:val="ListParagraph"/>
        <w:numPr>
          <w:ilvl w:val="2"/>
          <w:numId w:val="20"/>
        </w:numPr>
        <w:rPr>
          <w:lang w:val="en-CA"/>
        </w:rPr>
      </w:pPr>
      <w:r w:rsidRPr="00340144">
        <w:rPr>
          <w:lang w:val="en-CA"/>
        </w:rPr>
        <w:t>Color coded to current state</w:t>
      </w:r>
    </w:p>
    <w:p w:rsidR="003A6376" w:rsidRPr="00340144" w:rsidRDefault="003A6376" w:rsidP="00757098">
      <w:pPr>
        <w:pStyle w:val="ListParagraph"/>
        <w:numPr>
          <w:ilvl w:val="0"/>
          <w:numId w:val="20"/>
        </w:numPr>
        <w:rPr>
          <w:lang w:val="en-CA"/>
        </w:rPr>
      </w:pPr>
      <w:r w:rsidRPr="00340144">
        <w:rPr>
          <w:b/>
          <w:lang w:val="en-CA"/>
        </w:rPr>
        <w:t>Entered Data</w:t>
      </w:r>
      <w:r w:rsidRPr="00340144">
        <w:rPr>
          <w:lang w:val="en-CA"/>
        </w:rPr>
        <w:t xml:space="preserve"> </w:t>
      </w:r>
      <w:r w:rsidRPr="00340144">
        <w:rPr>
          <w:b/>
          <w:lang w:val="en-CA"/>
        </w:rPr>
        <w:t xml:space="preserve">- </w:t>
      </w:r>
      <w:r w:rsidRPr="00340144">
        <w:rPr>
          <w:lang w:val="en-CA"/>
        </w:rPr>
        <w:t xml:space="preserve">Located in the BorderTitle (HTML formatted) </w:t>
      </w:r>
    </w:p>
    <w:p w:rsidR="003A6376" w:rsidRPr="00340144" w:rsidRDefault="003A6376" w:rsidP="00757098">
      <w:pPr>
        <w:pStyle w:val="ListParagraph"/>
        <w:numPr>
          <w:ilvl w:val="1"/>
          <w:numId w:val="20"/>
        </w:numPr>
        <w:rPr>
          <w:lang w:val="en-CA"/>
        </w:rPr>
      </w:pPr>
      <w:r w:rsidRPr="00340144">
        <w:rPr>
          <w:lang w:val="en-CA"/>
        </w:rPr>
        <w:t xml:space="preserve">Text “Entered Data” is read only </w:t>
      </w:r>
    </w:p>
    <w:p w:rsidR="003A6376" w:rsidRPr="00340144" w:rsidRDefault="003A6376" w:rsidP="00757098">
      <w:pPr>
        <w:pStyle w:val="ListParagraph"/>
        <w:numPr>
          <w:ilvl w:val="0"/>
          <w:numId w:val="20"/>
        </w:numPr>
        <w:rPr>
          <w:lang w:val="en-CA"/>
        </w:rPr>
      </w:pPr>
      <w:r w:rsidRPr="00340144">
        <w:rPr>
          <w:b/>
          <w:lang w:val="en-CA"/>
        </w:rPr>
        <w:t>Source Job Name</w:t>
      </w:r>
      <w:r w:rsidRPr="00340144">
        <w:rPr>
          <w:lang w:val="en-CA"/>
        </w:rPr>
        <w:t xml:space="preserve"> - Read Only, bold label, plain value</w:t>
      </w:r>
    </w:p>
    <w:p w:rsidR="003A6376" w:rsidRPr="00340144" w:rsidRDefault="003A6376" w:rsidP="00757098">
      <w:pPr>
        <w:pStyle w:val="ListParagraph"/>
        <w:numPr>
          <w:ilvl w:val="0"/>
          <w:numId w:val="20"/>
        </w:numPr>
        <w:rPr>
          <w:lang w:val="en-CA"/>
        </w:rPr>
      </w:pPr>
      <w:r w:rsidRPr="00340144">
        <w:rPr>
          <w:b/>
          <w:lang w:val="en-CA"/>
        </w:rPr>
        <w:t>File Name</w:t>
      </w:r>
      <w:r w:rsidRPr="00340144">
        <w:rPr>
          <w:lang w:val="en-CA"/>
        </w:rPr>
        <w:t xml:space="preserve"> - Read Only, bold label, plain value</w:t>
      </w:r>
    </w:p>
    <w:p w:rsidR="003A6376" w:rsidRPr="00340144" w:rsidRDefault="003A6376" w:rsidP="00757098">
      <w:pPr>
        <w:pStyle w:val="ListParagraph"/>
        <w:numPr>
          <w:ilvl w:val="0"/>
          <w:numId w:val="20"/>
        </w:numPr>
        <w:rPr>
          <w:lang w:val="en-CA"/>
        </w:rPr>
      </w:pPr>
      <w:r w:rsidRPr="00340144">
        <w:rPr>
          <w:b/>
          <w:lang w:val="en-CA"/>
        </w:rPr>
        <w:t>Compare To</w:t>
      </w:r>
      <w:r w:rsidRPr="00340144">
        <w:rPr>
          <w:lang w:val="en-CA"/>
        </w:rPr>
        <w:t xml:space="preserve"> - Read Only, bold label, plain value</w:t>
      </w:r>
    </w:p>
    <w:p w:rsidR="003A6376" w:rsidRPr="00340144" w:rsidRDefault="003A6376" w:rsidP="00757098">
      <w:pPr>
        <w:pStyle w:val="ListParagraph"/>
        <w:numPr>
          <w:ilvl w:val="0"/>
          <w:numId w:val="20"/>
        </w:numPr>
        <w:rPr>
          <w:lang w:val="en-CA"/>
        </w:rPr>
      </w:pPr>
      <w:r w:rsidRPr="00340144">
        <w:rPr>
          <w:b/>
          <w:lang w:val="en-CA"/>
        </w:rPr>
        <w:t>BPM Source ID</w:t>
      </w:r>
      <w:r w:rsidRPr="00340144">
        <w:rPr>
          <w:lang w:val="en-CA"/>
        </w:rPr>
        <w:t xml:space="preserve"> - Read Only, bold label, plain value</w:t>
      </w:r>
    </w:p>
    <w:p w:rsidR="003A6376" w:rsidRPr="00340144" w:rsidRDefault="003A6376" w:rsidP="00757098">
      <w:pPr>
        <w:pStyle w:val="ListParagraph"/>
        <w:numPr>
          <w:ilvl w:val="0"/>
          <w:numId w:val="20"/>
        </w:numPr>
        <w:rPr>
          <w:lang w:val="en-CA"/>
        </w:rPr>
      </w:pPr>
      <w:r w:rsidRPr="00340144">
        <w:rPr>
          <w:b/>
          <w:lang w:val="en-CA"/>
        </w:rPr>
        <w:t>Valid Provider</w:t>
      </w:r>
      <w:r w:rsidRPr="00340144">
        <w:rPr>
          <w:lang w:val="en-CA"/>
        </w:rPr>
        <w:t xml:space="preserve"> - Read Only, bold label, plain value</w:t>
      </w:r>
    </w:p>
    <w:p w:rsidR="003A6376" w:rsidRPr="00340144" w:rsidRDefault="003A6376" w:rsidP="00757098">
      <w:pPr>
        <w:pStyle w:val="ListParagraph"/>
        <w:numPr>
          <w:ilvl w:val="0"/>
          <w:numId w:val="20"/>
        </w:numPr>
        <w:rPr>
          <w:lang w:val="en-CA"/>
        </w:rPr>
      </w:pPr>
      <w:r w:rsidRPr="00340144">
        <w:rPr>
          <w:b/>
          <w:lang w:val="en-CA"/>
        </w:rPr>
        <w:t>Source Type</w:t>
      </w:r>
      <w:r w:rsidRPr="00340144">
        <w:rPr>
          <w:lang w:val="en-CA"/>
        </w:rPr>
        <w:t xml:space="preserve"> - Read Only, bold label, plain value</w:t>
      </w:r>
    </w:p>
    <w:p w:rsidR="003A6376" w:rsidRPr="00340144" w:rsidRDefault="003A6376" w:rsidP="00757098">
      <w:pPr>
        <w:pStyle w:val="ListParagraph"/>
        <w:numPr>
          <w:ilvl w:val="0"/>
          <w:numId w:val="20"/>
        </w:numPr>
        <w:rPr>
          <w:lang w:val="en-CA"/>
        </w:rPr>
      </w:pPr>
      <w:r w:rsidRPr="00340144">
        <w:rPr>
          <w:b/>
          <w:lang w:val="en-CA"/>
        </w:rPr>
        <w:t>Valid Version</w:t>
      </w:r>
      <w:r w:rsidRPr="00340144">
        <w:rPr>
          <w:lang w:val="en-CA"/>
        </w:rPr>
        <w:t xml:space="preserve"> - Read Only, bold label, plain value</w:t>
      </w:r>
    </w:p>
    <w:p w:rsidR="003A6376" w:rsidRPr="00340144" w:rsidRDefault="003A6376" w:rsidP="00757098">
      <w:pPr>
        <w:pStyle w:val="ListParagraph"/>
        <w:numPr>
          <w:ilvl w:val="0"/>
          <w:numId w:val="20"/>
        </w:numPr>
        <w:rPr>
          <w:lang w:val="en-CA"/>
        </w:rPr>
      </w:pPr>
      <w:r w:rsidRPr="00340144">
        <w:rPr>
          <w:b/>
          <w:lang w:val="en-CA"/>
        </w:rPr>
        <w:t>Returned Data</w:t>
      </w:r>
      <w:r w:rsidRPr="00340144">
        <w:rPr>
          <w:lang w:val="en-CA"/>
        </w:rPr>
        <w:t xml:space="preserve"> - Located in the BorderTitle (HTML formatted) </w:t>
      </w:r>
    </w:p>
    <w:p w:rsidR="003A6376" w:rsidRPr="00340144" w:rsidRDefault="003A6376" w:rsidP="00757098">
      <w:pPr>
        <w:pStyle w:val="ListParagraph"/>
        <w:numPr>
          <w:ilvl w:val="1"/>
          <w:numId w:val="20"/>
        </w:numPr>
        <w:rPr>
          <w:lang w:val="en-CA"/>
        </w:rPr>
      </w:pPr>
      <w:r w:rsidRPr="00340144">
        <w:rPr>
          <w:lang w:val="en-CA"/>
        </w:rPr>
        <w:t>Text “</w:t>
      </w:r>
      <w:r w:rsidR="008361EE" w:rsidRPr="00340144">
        <w:rPr>
          <w:lang w:val="en-CA"/>
        </w:rPr>
        <w:t>Returned</w:t>
      </w:r>
      <w:r w:rsidRPr="00340144">
        <w:rPr>
          <w:lang w:val="en-CA"/>
        </w:rPr>
        <w:t xml:space="preserve"> Data” is read only</w:t>
      </w:r>
    </w:p>
    <w:p w:rsidR="003A6376" w:rsidRPr="00340144" w:rsidRDefault="008361EE" w:rsidP="00757098">
      <w:pPr>
        <w:pStyle w:val="ListParagraph"/>
        <w:numPr>
          <w:ilvl w:val="0"/>
          <w:numId w:val="20"/>
        </w:numPr>
        <w:rPr>
          <w:lang w:val="en-CA"/>
        </w:rPr>
      </w:pPr>
      <w:r w:rsidRPr="00340144">
        <w:rPr>
          <w:b/>
          <w:lang w:val="en-CA"/>
        </w:rPr>
        <w:t>Upload Time</w:t>
      </w:r>
      <w:r w:rsidR="003A6376" w:rsidRPr="00340144">
        <w:rPr>
          <w:lang w:val="en-CA"/>
        </w:rPr>
        <w:t xml:space="preserve"> - Read Only, bold label, plain value</w:t>
      </w:r>
    </w:p>
    <w:p w:rsidR="003A6376" w:rsidRPr="00340144" w:rsidRDefault="008361EE" w:rsidP="00757098">
      <w:pPr>
        <w:pStyle w:val="ListParagraph"/>
        <w:numPr>
          <w:ilvl w:val="0"/>
          <w:numId w:val="20"/>
        </w:numPr>
        <w:rPr>
          <w:lang w:val="en-CA"/>
        </w:rPr>
      </w:pPr>
      <w:r w:rsidRPr="00340144">
        <w:rPr>
          <w:b/>
          <w:lang w:val="en-CA"/>
        </w:rPr>
        <w:t>Readable</w:t>
      </w:r>
      <w:r w:rsidR="003A6376" w:rsidRPr="00340144">
        <w:rPr>
          <w:lang w:val="en-CA"/>
        </w:rPr>
        <w:t xml:space="preserve"> - Read Only, bold label, plain value</w:t>
      </w:r>
    </w:p>
    <w:p w:rsidR="003A6376" w:rsidRPr="00340144" w:rsidRDefault="008361EE" w:rsidP="00757098">
      <w:pPr>
        <w:pStyle w:val="ListParagraph"/>
        <w:numPr>
          <w:ilvl w:val="0"/>
          <w:numId w:val="20"/>
        </w:numPr>
        <w:rPr>
          <w:lang w:val="en-CA"/>
        </w:rPr>
      </w:pPr>
      <w:r w:rsidRPr="00340144">
        <w:rPr>
          <w:b/>
          <w:lang w:val="en-CA"/>
        </w:rPr>
        <w:t>File Type</w:t>
      </w:r>
      <w:r w:rsidR="003A6376" w:rsidRPr="00340144">
        <w:rPr>
          <w:lang w:val="en-CA"/>
        </w:rPr>
        <w:t xml:space="preserve"> - Read Only, bold label, plain value</w:t>
      </w:r>
    </w:p>
    <w:p w:rsidR="003A6376" w:rsidRPr="00340144" w:rsidRDefault="008361EE" w:rsidP="00757098">
      <w:pPr>
        <w:pStyle w:val="ListParagraph"/>
        <w:numPr>
          <w:ilvl w:val="0"/>
          <w:numId w:val="20"/>
        </w:numPr>
        <w:rPr>
          <w:lang w:val="en-CA"/>
        </w:rPr>
      </w:pPr>
      <w:r w:rsidRPr="00340144">
        <w:rPr>
          <w:b/>
          <w:lang w:val="en-CA"/>
        </w:rPr>
        <w:t>File Size</w:t>
      </w:r>
      <w:r w:rsidR="003A6376" w:rsidRPr="00340144">
        <w:rPr>
          <w:lang w:val="en-CA"/>
        </w:rPr>
        <w:t xml:space="preserve"> - Read Only, bold label, plain value</w:t>
      </w:r>
    </w:p>
    <w:p w:rsidR="003A6376" w:rsidRPr="00340144" w:rsidRDefault="008361EE" w:rsidP="00757098">
      <w:pPr>
        <w:pStyle w:val="ListParagraph"/>
        <w:numPr>
          <w:ilvl w:val="0"/>
          <w:numId w:val="20"/>
        </w:numPr>
        <w:rPr>
          <w:lang w:val="en-CA"/>
        </w:rPr>
      </w:pPr>
      <w:r w:rsidRPr="00340144">
        <w:rPr>
          <w:b/>
          <w:lang w:val="en-CA"/>
        </w:rPr>
        <w:t>Row Count</w:t>
      </w:r>
      <w:r w:rsidR="003A6376" w:rsidRPr="00340144">
        <w:rPr>
          <w:lang w:val="en-CA"/>
        </w:rPr>
        <w:t xml:space="preserve"> - Read Only, bold label, plain value</w:t>
      </w:r>
    </w:p>
    <w:p w:rsidR="003A6376" w:rsidRPr="00340144" w:rsidRDefault="008361EE" w:rsidP="00757098">
      <w:pPr>
        <w:pStyle w:val="ListParagraph"/>
        <w:numPr>
          <w:ilvl w:val="0"/>
          <w:numId w:val="20"/>
        </w:numPr>
        <w:rPr>
          <w:lang w:val="en-CA"/>
        </w:rPr>
      </w:pPr>
      <w:r w:rsidRPr="00340144">
        <w:rPr>
          <w:b/>
          <w:lang w:val="en-CA"/>
        </w:rPr>
        <w:t>Processing</w:t>
      </w:r>
      <w:r w:rsidR="003A6376" w:rsidRPr="00340144">
        <w:rPr>
          <w:lang w:val="en-CA"/>
        </w:rPr>
        <w:t xml:space="preserve"> - Read Only, bold label, plain value</w:t>
      </w:r>
    </w:p>
    <w:p w:rsidR="008361EE" w:rsidRPr="00340144" w:rsidRDefault="008361EE" w:rsidP="00757098">
      <w:pPr>
        <w:pStyle w:val="ListParagraph"/>
        <w:numPr>
          <w:ilvl w:val="1"/>
          <w:numId w:val="20"/>
        </w:numPr>
        <w:rPr>
          <w:lang w:val="en-CA"/>
        </w:rPr>
      </w:pPr>
      <w:r w:rsidRPr="00340144">
        <w:rPr>
          <w:lang w:val="en-CA"/>
        </w:rPr>
        <w:t>New request received</w:t>
      </w:r>
    </w:p>
    <w:p w:rsidR="008361EE" w:rsidRPr="00340144" w:rsidRDefault="008361EE" w:rsidP="00757098">
      <w:pPr>
        <w:pStyle w:val="ListParagraph"/>
        <w:numPr>
          <w:ilvl w:val="1"/>
          <w:numId w:val="20"/>
        </w:numPr>
        <w:rPr>
          <w:lang w:val="en-CA"/>
        </w:rPr>
      </w:pPr>
      <w:r w:rsidRPr="00340144">
        <w:rPr>
          <w:lang w:val="en-CA"/>
        </w:rPr>
        <w:t>Source file stored locally</w:t>
      </w:r>
    </w:p>
    <w:p w:rsidR="008361EE" w:rsidRPr="00340144" w:rsidRDefault="008361EE" w:rsidP="00757098">
      <w:pPr>
        <w:pStyle w:val="ListParagraph"/>
        <w:numPr>
          <w:ilvl w:val="1"/>
          <w:numId w:val="20"/>
        </w:numPr>
        <w:rPr>
          <w:lang w:val="en-CA"/>
        </w:rPr>
      </w:pPr>
      <w:r w:rsidRPr="00340144">
        <w:rPr>
          <w:lang w:val="en-CA"/>
        </w:rPr>
        <w:t>URL</w:t>
      </w:r>
    </w:p>
    <w:p w:rsidR="008361EE" w:rsidRPr="00340144" w:rsidRDefault="008361EE" w:rsidP="00757098">
      <w:pPr>
        <w:pStyle w:val="ListParagraph"/>
        <w:numPr>
          <w:ilvl w:val="1"/>
          <w:numId w:val="20"/>
        </w:numPr>
        <w:rPr>
          <w:lang w:val="en-CA"/>
        </w:rPr>
      </w:pPr>
      <w:r w:rsidRPr="00340144">
        <w:rPr>
          <w:lang w:val="en-CA"/>
        </w:rPr>
        <w:t>Source file validated</w:t>
      </w:r>
    </w:p>
    <w:p w:rsidR="008361EE" w:rsidRPr="00340144" w:rsidRDefault="008361EE" w:rsidP="00757098">
      <w:pPr>
        <w:pStyle w:val="ListParagraph"/>
        <w:numPr>
          <w:ilvl w:val="1"/>
          <w:numId w:val="20"/>
        </w:numPr>
        <w:rPr>
          <w:lang w:val="en-CA"/>
        </w:rPr>
      </w:pPr>
      <w:r w:rsidRPr="00340144">
        <w:rPr>
          <w:lang w:val="en-CA"/>
        </w:rPr>
        <w:t>Processed metadata</w:t>
      </w:r>
    </w:p>
    <w:p w:rsidR="008361EE" w:rsidRPr="00340144" w:rsidRDefault="008361EE" w:rsidP="00757098">
      <w:pPr>
        <w:pStyle w:val="ListParagraph"/>
        <w:numPr>
          <w:ilvl w:val="1"/>
          <w:numId w:val="20"/>
        </w:numPr>
        <w:rPr>
          <w:lang w:val="en-CA"/>
        </w:rPr>
      </w:pPr>
      <w:r w:rsidRPr="00340144">
        <w:rPr>
          <w:lang w:val="en-CA"/>
        </w:rPr>
        <w:t>Source file uploaded to ESL</w:t>
      </w:r>
    </w:p>
    <w:p w:rsidR="008361EE" w:rsidRPr="00340144" w:rsidRDefault="008361EE" w:rsidP="00757098">
      <w:pPr>
        <w:pStyle w:val="ListParagraph"/>
        <w:numPr>
          <w:ilvl w:val="1"/>
          <w:numId w:val="20"/>
        </w:numPr>
        <w:rPr>
          <w:lang w:val="en-CA"/>
        </w:rPr>
      </w:pPr>
      <w:r w:rsidRPr="00340144">
        <w:rPr>
          <w:lang w:val="en-CA"/>
        </w:rPr>
        <w:t>Core process completed</w:t>
      </w:r>
    </w:p>
    <w:p w:rsidR="003A6376" w:rsidRPr="00340144" w:rsidRDefault="008361EE" w:rsidP="00757098">
      <w:pPr>
        <w:pStyle w:val="ListParagraph"/>
        <w:numPr>
          <w:ilvl w:val="1"/>
          <w:numId w:val="20"/>
        </w:numPr>
        <w:rPr>
          <w:lang w:val="en-CA"/>
        </w:rPr>
      </w:pPr>
      <w:r w:rsidRPr="00340144">
        <w:rPr>
          <w:lang w:val="en-CA"/>
        </w:rPr>
        <w:t>Informatica Workflow ID [optional: as applicable]</w:t>
      </w:r>
    </w:p>
    <w:p w:rsidR="00F62275" w:rsidRPr="00340144" w:rsidRDefault="00044BCF" w:rsidP="00044BCF">
      <w:pPr>
        <w:spacing w:before="0"/>
        <w:rPr>
          <w:lang w:val="en-CA"/>
        </w:rPr>
      </w:pPr>
      <w:r w:rsidRPr="00340144">
        <w:rPr>
          <w:lang w:val="en-CA"/>
        </w:rPr>
        <w:br w:type="page"/>
      </w:r>
    </w:p>
    <w:p w:rsidR="00AF382F" w:rsidRPr="00340144" w:rsidRDefault="00AF382F" w:rsidP="00AF382F">
      <w:pPr>
        <w:rPr>
          <w:lang w:val="en-CA"/>
        </w:rPr>
      </w:pPr>
      <w:r w:rsidRPr="00340144">
        <w:rPr>
          <w:noProof/>
        </w:rPr>
        <w:lastRenderedPageBreak/>
        <w:drawing>
          <wp:inline distT="0" distB="0" distL="0" distR="0" wp14:anchorId="667EF88E" wp14:editId="301252DD">
            <wp:extent cx="5943599" cy="337549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DM_1223_2015_SIM_ManageSIMJobs_U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3375497"/>
                    </a:xfrm>
                    <a:prstGeom prst="rect">
                      <a:avLst/>
                    </a:prstGeom>
                  </pic:spPr>
                </pic:pic>
              </a:graphicData>
            </a:graphic>
          </wp:inline>
        </w:drawing>
      </w:r>
    </w:p>
    <w:p w:rsidR="005A7C07" w:rsidRPr="00340144" w:rsidRDefault="00AF382F" w:rsidP="00044BCF">
      <w:pPr>
        <w:spacing w:before="0"/>
        <w:rPr>
          <w:lang w:val="en-CA"/>
        </w:rPr>
      </w:pPr>
      <w:r w:rsidRPr="00340144">
        <w:rPr>
          <w:sz w:val="20"/>
          <w:lang w:val="en-CA"/>
        </w:rPr>
        <w:t>Figure 4</w:t>
      </w:r>
    </w:p>
    <w:p w:rsidR="00C66597" w:rsidRPr="00340144" w:rsidRDefault="00B1047C" w:rsidP="00560E62">
      <w:pPr>
        <w:pStyle w:val="Heading2"/>
        <w:rPr>
          <w:rFonts w:cs="Times New Roman"/>
          <w:lang w:val="en-CA"/>
        </w:rPr>
      </w:pPr>
      <w:bookmarkStart w:id="88" w:name="REQVW8XV1"/>
      <w:r w:rsidRPr="00340144">
        <w:rPr>
          <w:rFonts w:cs="Times New Roman"/>
          <w:vanish/>
          <w:lang w:val="en-CA"/>
        </w:rPr>
        <w:t xml:space="preserve">UI304 </w:t>
      </w:r>
      <w:bookmarkStart w:id="89" w:name="_Toc443058630"/>
      <w:bookmarkEnd w:id="88"/>
      <w:r w:rsidR="00F62275" w:rsidRPr="00340144">
        <w:rPr>
          <w:rFonts w:cs="Times New Roman"/>
          <w:lang w:val="en-CA"/>
        </w:rPr>
        <w:t xml:space="preserve">Compare State </w:t>
      </w:r>
      <w:r w:rsidR="00F62275" w:rsidRPr="00340144">
        <w:t>UI Elements and Associated Behaviors</w:t>
      </w:r>
      <w:bookmarkEnd w:id="89"/>
    </w:p>
    <w:p w:rsidR="00F62275" w:rsidRPr="00340144" w:rsidRDefault="00AF382F" w:rsidP="00757098">
      <w:pPr>
        <w:pStyle w:val="ListParagraph"/>
        <w:numPr>
          <w:ilvl w:val="0"/>
          <w:numId w:val="21"/>
        </w:numPr>
        <w:rPr>
          <w:lang w:val="en-CA"/>
        </w:rPr>
      </w:pPr>
      <w:r w:rsidRPr="00340144">
        <w:rPr>
          <w:b/>
          <w:lang w:val="en-CA"/>
        </w:rPr>
        <w:t>Compare</w:t>
      </w:r>
      <w:r w:rsidR="00F62275" w:rsidRPr="00340144">
        <w:rPr>
          <w:b/>
          <w:lang w:val="en-CA"/>
        </w:rPr>
        <w:t xml:space="preserve"> State Details Panel - </w:t>
      </w:r>
      <w:r w:rsidR="00F62275" w:rsidRPr="00340144">
        <w:rPr>
          <w:lang w:val="en-CA"/>
        </w:rPr>
        <w:t xml:space="preserve">Located in the BorderTitle (HTML formatted) </w:t>
      </w:r>
    </w:p>
    <w:p w:rsidR="00F62275" w:rsidRPr="00340144" w:rsidRDefault="00F62275" w:rsidP="00757098">
      <w:pPr>
        <w:pStyle w:val="ListParagraph"/>
        <w:numPr>
          <w:ilvl w:val="1"/>
          <w:numId w:val="21"/>
        </w:numPr>
        <w:rPr>
          <w:lang w:val="en-CA"/>
        </w:rPr>
      </w:pPr>
      <w:r w:rsidRPr="00340144">
        <w:rPr>
          <w:b/>
          <w:lang w:val="en-CA"/>
        </w:rPr>
        <w:t>SIM Job ID</w:t>
      </w:r>
      <w:r w:rsidRPr="00340144">
        <w:rPr>
          <w:lang w:val="en-CA"/>
        </w:rPr>
        <w:t xml:space="preserve"> – Read Only, bold label, plain value</w:t>
      </w:r>
    </w:p>
    <w:p w:rsidR="00F62275" w:rsidRPr="00340144" w:rsidRDefault="00F62275" w:rsidP="00757098">
      <w:pPr>
        <w:pStyle w:val="ListParagraph"/>
        <w:numPr>
          <w:ilvl w:val="2"/>
          <w:numId w:val="21"/>
        </w:numPr>
        <w:rPr>
          <w:lang w:val="en-CA"/>
        </w:rPr>
      </w:pPr>
      <w:r w:rsidRPr="00340144">
        <w:rPr>
          <w:lang w:val="en-CA"/>
        </w:rPr>
        <w:t xml:space="preserve"> System generated ID value is populated as part of </w:t>
      </w:r>
      <w:r w:rsidRPr="00340144">
        <w:rPr>
          <w:b/>
          <w:i/>
          <w:lang w:val="en-CA"/>
        </w:rPr>
        <w:t>Upload State</w:t>
      </w:r>
      <w:r w:rsidRPr="00340144">
        <w:rPr>
          <w:lang w:val="en-CA"/>
        </w:rPr>
        <w:t xml:space="preserve"> processing</w:t>
      </w:r>
    </w:p>
    <w:p w:rsidR="00F62275" w:rsidRPr="00340144" w:rsidRDefault="00AF382F" w:rsidP="00757098">
      <w:pPr>
        <w:pStyle w:val="ListParagraph"/>
        <w:numPr>
          <w:ilvl w:val="1"/>
          <w:numId w:val="21"/>
        </w:numPr>
        <w:rPr>
          <w:lang w:val="en-CA"/>
        </w:rPr>
      </w:pPr>
      <w:r w:rsidRPr="00340144">
        <w:rPr>
          <w:b/>
          <w:lang w:val="en-CA"/>
        </w:rPr>
        <w:t>Compare</w:t>
      </w:r>
      <w:r w:rsidR="00F62275" w:rsidRPr="00340144">
        <w:rPr>
          <w:b/>
          <w:lang w:val="en-CA"/>
        </w:rPr>
        <w:t xml:space="preserve"> State</w:t>
      </w:r>
      <w:r w:rsidR="00F62275" w:rsidRPr="00340144">
        <w:rPr>
          <w:lang w:val="en-CA"/>
        </w:rPr>
        <w:t xml:space="preserve"> – state identifier text</w:t>
      </w:r>
    </w:p>
    <w:p w:rsidR="00F62275" w:rsidRPr="00340144" w:rsidRDefault="00F62275" w:rsidP="00757098">
      <w:pPr>
        <w:pStyle w:val="ListParagraph"/>
        <w:numPr>
          <w:ilvl w:val="2"/>
          <w:numId w:val="21"/>
        </w:numPr>
        <w:rPr>
          <w:lang w:val="en-CA"/>
        </w:rPr>
      </w:pPr>
      <w:r w:rsidRPr="00340144">
        <w:rPr>
          <w:lang w:val="en-CA"/>
        </w:rPr>
        <w:t>Color coded to current state</w:t>
      </w:r>
    </w:p>
    <w:p w:rsidR="00F62275" w:rsidRPr="00340144" w:rsidRDefault="00AF382F" w:rsidP="00757098">
      <w:pPr>
        <w:pStyle w:val="ListParagraph"/>
        <w:numPr>
          <w:ilvl w:val="0"/>
          <w:numId w:val="21"/>
        </w:numPr>
        <w:rPr>
          <w:lang w:val="en-CA"/>
        </w:rPr>
      </w:pPr>
      <w:r w:rsidRPr="00340144">
        <w:rPr>
          <w:b/>
          <w:lang w:val="en-CA"/>
        </w:rPr>
        <w:t>Compare File Information</w:t>
      </w:r>
      <w:r w:rsidR="00F62275" w:rsidRPr="00340144">
        <w:rPr>
          <w:lang w:val="en-CA"/>
        </w:rPr>
        <w:t xml:space="preserve"> </w:t>
      </w:r>
      <w:r w:rsidR="00F62275" w:rsidRPr="00340144">
        <w:rPr>
          <w:b/>
          <w:lang w:val="en-CA"/>
        </w:rPr>
        <w:t xml:space="preserve">- </w:t>
      </w:r>
      <w:r w:rsidR="00F62275" w:rsidRPr="00340144">
        <w:rPr>
          <w:lang w:val="en-CA"/>
        </w:rPr>
        <w:t xml:space="preserve">Located in the BorderTitle (HTML formatted) </w:t>
      </w:r>
    </w:p>
    <w:p w:rsidR="00AF382F" w:rsidRPr="00340144" w:rsidRDefault="00AF382F" w:rsidP="00757098">
      <w:pPr>
        <w:pStyle w:val="ListParagraph"/>
        <w:numPr>
          <w:ilvl w:val="0"/>
          <w:numId w:val="21"/>
        </w:numPr>
        <w:rPr>
          <w:lang w:val="en-CA"/>
        </w:rPr>
      </w:pPr>
      <w:r w:rsidRPr="00340144">
        <w:rPr>
          <w:b/>
          <w:lang w:val="en-CA"/>
        </w:rPr>
        <w:t xml:space="preserve">Source File </w:t>
      </w:r>
      <w:r w:rsidRPr="00340144">
        <w:rPr>
          <w:lang w:val="en-CA"/>
        </w:rPr>
        <w:t xml:space="preserve">- Read Only, bold label, plain value </w:t>
      </w:r>
    </w:p>
    <w:p w:rsidR="00AF382F" w:rsidRPr="00340144" w:rsidRDefault="00044BCF" w:rsidP="00757098">
      <w:pPr>
        <w:pStyle w:val="ListParagraph"/>
        <w:numPr>
          <w:ilvl w:val="0"/>
          <w:numId w:val="21"/>
        </w:numPr>
        <w:rPr>
          <w:lang w:val="en-CA"/>
        </w:rPr>
      </w:pPr>
      <w:r w:rsidRPr="00340144">
        <w:rPr>
          <w:b/>
          <w:lang w:val="en-CA"/>
        </w:rPr>
        <w:t>Number of Rows</w:t>
      </w:r>
      <w:r w:rsidR="00AF382F" w:rsidRPr="00340144">
        <w:rPr>
          <w:b/>
          <w:lang w:val="en-CA"/>
        </w:rPr>
        <w:t xml:space="preserve"> </w:t>
      </w:r>
      <w:r w:rsidR="00AF382F" w:rsidRPr="00340144">
        <w:rPr>
          <w:lang w:val="en-CA"/>
        </w:rPr>
        <w:t>- Read Only, bold label, plain value</w:t>
      </w:r>
    </w:p>
    <w:p w:rsidR="00AF382F" w:rsidRPr="00340144" w:rsidRDefault="00044BCF" w:rsidP="00757098">
      <w:pPr>
        <w:pStyle w:val="ListParagraph"/>
        <w:numPr>
          <w:ilvl w:val="0"/>
          <w:numId w:val="21"/>
        </w:numPr>
        <w:rPr>
          <w:lang w:val="en-CA"/>
        </w:rPr>
      </w:pPr>
      <w:r w:rsidRPr="00340144">
        <w:rPr>
          <w:b/>
          <w:lang w:val="en-CA"/>
        </w:rPr>
        <w:t>Compar</w:t>
      </w:r>
      <w:r w:rsidR="00AF382F" w:rsidRPr="00340144">
        <w:rPr>
          <w:b/>
          <w:lang w:val="en-CA"/>
        </w:rPr>
        <w:t xml:space="preserve">e File </w:t>
      </w:r>
      <w:r w:rsidR="00AF382F" w:rsidRPr="00340144">
        <w:rPr>
          <w:lang w:val="en-CA"/>
        </w:rPr>
        <w:t>- Read Only, bold label, plain value</w:t>
      </w:r>
    </w:p>
    <w:p w:rsidR="00AF382F" w:rsidRPr="00340144" w:rsidRDefault="00044BCF" w:rsidP="00757098">
      <w:pPr>
        <w:pStyle w:val="ListParagraph"/>
        <w:numPr>
          <w:ilvl w:val="0"/>
          <w:numId w:val="21"/>
        </w:numPr>
        <w:rPr>
          <w:lang w:val="en-CA"/>
        </w:rPr>
      </w:pPr>
      <w:r w:rsidRPr="00340144">
        <w:rPr>
          <w:b/>
          <w:lang w:val="en-CA"/>
        </w:rPr>
        <w:t>Number of Rows</w:t>
      </w:r>
      <w:r w:rsidR="00AF382F" w:rsidRPr="00340144">
        <w:rPr>
          <w:b/>
          <w:lang w:val="en-CA"/>
        </w:rPr>
        <w:t xml:space="preserve"> </w:t>
      </w:r>
      <w:r w:rsidR="00AF382F" w:rsidRPr="00340144">
        <w:rPr>
          <w:lang w:val="en-CA"/>
        </w:rPr>
        <w:t>- Read Only, bold label, plain value</w:t>
      </w:r>
    </w:p>
    <w:p w:rsidR="00AF382F" w:rsidRPr="00340144" w:rsidRDefault="00044BCF" w:rsidP="00757098">
      <w:pPr>
        <w:pStyle w:val="ListParagraph"/>
        <w:numPr>
          <w:ilvl w:val="0"/>
          <w:numId w:val="21"/>
        </w:numPr>
        <w:rPr>
          <w:lang w:val="en-CA"/>
        </w:rPr>
      </w:pPr>
      <w:r w:rsidRPr="00340144">
        <w:rPr>
          <w:b/>
          <w:lang w:val="en-CA"/>
        </w:rPr>
        <w:t>Compare Metrics</w:t>
      </w:r>
      <w:r w:rsidR="00AF382F" w:rsidRPr="00340144">
        <w:rPr>
          <w:b/>
          <w:lang w:val="en-CA"/>
        </w:rPr>
        <w:t xml:space="preserve"> </w:t>
      </w:r>
      <w:r w:rsidR="00AF382F" w:rsidRPr="00340144">
        <w:rPr>
          <w:lang w:val="en-CA"/>
        </w:rPr>
        <w:t xml:space="preserve">- </w:t>
      </w:r>
      <w:r w:rsidRPr="00340144">
        <w:rPr>
          <w:lang w:val="en-CA"/>
        </w:rPr>
        <w:t>Located in the BorderTitle (HTML formatted)</w:t>
      </w:r>
    </w:p>
    <w:p w:rsidR="00AF382F" w:rsidRPr="00340144" w:rsidRDefault="00044BCF" w:rsidP="00757098">
      <w:pPr>
        <w:pStyle w:val="ListParagraph"/>
        <w:numPr>
          <w:ilvl w:val="0"/>
          <w:numId w:val="21"/>
        </w:numPr>
        <w:rPr>
          <w:lang w:val="en-CA"/>
        </w:rPr>
      </w:pPr>
      <w:r w:rsidRPr="00340144">
        <w:rPr>
          <w:b/>
          <w:lang w:val="en-CA"/>
        </w:rPr>
        <w:t>Compare Time</w:t>
      </w:r>
      <w:r w:rsidR="00AF382F" w:rsidRPr="00340144">
        <w:rPr>
          <w:b/>
          <w:lang w:val="en-CA"/>
        </w:rPr>
        <w:t xml:space="preserve"> </w:t>
      </w:r>
      <w:r w:rsidR="00AF382F" w:rsidRPr="00340144">
        <w:rPr>
          <w:lang w:val="en-CA"/>
        </w:rPr>
        <w:t xml:space="preserve">- Read Only, bold label, plain value </w:t>
      </w:r>
    </w:p>
    <w:p w:rsidR="00AF382F" w:rsidRPr="00340144" w:rsidRDefault="00044BCF" w:rsidP="00757098">
      <w:pPr>
        <w:pStyle w:val="ListParagraph"/>
        <w:numPr>
          <w:ilvl w:val="0"/>
          <w:numId w:val="21"/>
        </w:numPr>
        <w:rPr>
          <w:lang w:val="en-CA"/>
        </w:rPr>
      </w:pPr>
      <w:r w:rsidRPr="00340144">
        <w:rPr>
          <w:b/>
          <w:lang w:val="en-CA"/>
        </w:rPr>
        <w:t>Records Added</w:t>
      </w:r>
      <w:r w:rsidR="00AF382F" w:rsidRPr="00340144">
        <w:rPr>
          <w:b/>
          <w:lang w:val="en-CA"/>
        </w:rPr>
        <w:t xml:space="preserve"> </w:t>
      </w:r>
      <w:r w:rsidR="00AF382F" w:rsidRPr="00340144">
        <w:rPr>
          <w:lang w:val="en-CA"/>
        </w:rPr>
        <w:t>- Read Only, bold label, plain value</w:t>
      </w:r>
      <w:r w:rsidR="00AF382F" w:rsidRPr="00340144">
        <w:rPr>
          <w:b/>
          <w:lang w:val="en-CA"/>
        </w:rPr>
        <w:t xml:space="preserve"> </w:t>
      </w:r>
    </w:p>
    <w:p w:rsidR="00AF382F" w:rsidRPr="00340144" w:rsidRDefault="00044BCF" w:rsidP="00757098">
      <w:pPr>
        <w:pStyle w:val="ListParagraph"/>
        <w:numPr>
          <w:ilvl w:val="0"/>
          <w:numId w:val="21"/>
        </w:numPr>
        <w:rPr>
          <w:lang w:val="en-CA"/>
        </w:rPr>
      </w:pPr>
      <w:r w:rsidRPr="00340144">
        <w:rPr>
          <w:b/>
          <w:lang w:val="en-CA"/>
        </w:rPr>
        <w:t>Records Deleted</w:t>
      </w:r>
      <w:r w:rsidR="00AF382F" w:rsidRPr="00340144">
        <w:rPr>
          <w:b/>
          <w:lang w:val="en-CA"/>
        </w:rPr>
        <w:t xml:space="preserve"> </w:t>
      </w:r>
      <w:r w:rsidR="00AF382F" w:rsidRPr="00340144">
        <w:rPr>
          <w:lang w:val="en-CA"/>
        </w:rPr>
        <w:t xml:space="preserve">- Read Only, bold label, plain value </w:t>
      </w:r>
    </w:p>
    <w:p w:rsidR="00AF382F" w:rsidRPr="00340144" w:rsidRDefault="00044BCF" w:rsidP="00757098">
      <w:pPr>
        <w:pStyle w:val="ListParagraph"/>
        <w:numPr>
          <w:ilvl w:val="0"/>
          <w:numId w:val="21"/>
        </w:numPr>
        <w:rPr>
          <w:lang w:val="en-CA"/>
        </w:rPr>
      </w:pPr>
      <w:r w:rsidRPr="00340144">
        <w:rPr>
          <w:b/>
          <w:lang w:val="en-CA"/>
        </w:rPr>
        <w:t>Records Changed</w:t>
      </w:r>
      <w:r w:rsidR="00AF382F" w:rsidRPr="00340144">
        <w:rPr>
          <w:b/>
          <w:lang w:val="en-CA"/>
        </w:rPr>
        <w:t xml:space="preserve"> </w:t>
      </w:r>
      <w:r w:rsidR="00AF382F" w:rsidRPr="00340144">
        <w:rPr>
          <w:lang w:val="en-CA"/>
        </w:rPr>
        <w:t>- Read Only, bold label, plain value</w:t>
      </w:r>
    </w:p>
    <w:p w:rsidR="00AF382F" w:rsidRPr="00340144" w:rsidRDefault="00AF382F" w:rsidP="00757098">
      <w:pPr>
        <w:pStyle w:val="ListParagraph"/>
        <w:numPr>
          <w:ilvl w:val="0"/>
          <w:numId w:val="21"/>
        </w:numPr>
        <w:rPr>
          <w:lang w:val="en-CA"/>
        </w:rPr>
      </w:pPr>
      <w:r w:rsidRPr="00340144">
        <w:rPr>
          <w:b/>
          <w:lang w:val="en-CA"/>
        </w:rPr>
        <w:t>Source File</w:t>
      </w:r>
      <w:r w:rsidR="00044BCF" w:rsidRPr="00340144">
        <w:rPr>
          <w:b/>
          <w:lang w:val="en-CA"/>
        </w:rPr>
        <w:t xml:space="preserve"> Duplicate Records</w:t>
      </w:r>
      <w:r w:rsidRPr="00340144">
        <w:rPr>
          <w:b/>
          <w:lang w:val="en-CA"/>
        </w:rPr>
        <w:t xml:space="preserve"> </w:t>
      </w:r>
      <w:r w:rsidRPr="00340144">
        <w:rPr>
          <w:lang w:val="en-CA"/>
        </w:rPr>
        <w:t>- Read Only, bold label, plain value</w:t>
      </w:r>
    </w:p>
    <w:p w:rsidR="00AF382F" w:rsidRPr="00340144" w:rsidRDefault="00044BCF" w:rsidP="00757098">
      <w:pPr>
        <w:pStyle w:val="ListParagraph"/>
        <w:numPr>
          <w:ilvl w:val="0"/>
          <w:numId w:val="21"/>
        </w:numPr>
        <w:rPr>
          <w:lang w:val="en-CA"/>
        </w:rPr>
      </w:pPr>
      <w:r w:rsidRPr="00340144">
        <w:rPr>
          <w:b/>
          <w:lang w:val="en-CA"/>
        </w:rPr>
        <w:t>Compare</w:t>
      </w:r>
      <w:r w:rsidR="00AF382F" w:rsidRPr="00340144">
        <w:rPr>
          <w:b/>
          <w:lang w:val="en-CA"/>
        </w:rPr>
        <w:t xml:space="preserve"> File</w:t>
      </w:r>
      <w:r w:rsidRPr="00340144">
        <w:rPr>
          <w:b/>
          <w:lang w:val="en-CA"/>
        </w:rPr>
        <w:t xml:space="preserve"> Duplicate Records</w:t>
      </w:r>
      <w:r w:rsidR="00AF382F" w:rsidRPr="00340144">
        <w:rPr>
          <w:b/>
          <w:lang w:val="en-CA"/>
        </w:rPr>
        <w:t xml:space="preserve"> </w:t>
      </w:r>
      <w:r w:rsidR="00AF382F" w:rsidRPr="00340144">
        <w:rPr>
          <w:lang w:val="en-CA"/>
        </w:rPr>
        <w:t>- Read Only, bold label, plain value</w:t>
      </w:r>
    </w:p>
    <w:p w:rsidR="00AF382F" w:rsidRPr="00340144" w:rsidRDefault="00044BCF" w:rsidP="00757098">
      <w:pPr>
        <w:pStyle w:val="ListParagraph"/>
        <w:numPr>
          <w:ilvl w:val="0"/>
          <w:numId w:val="21"/>
        </w:numPr>
        <w:rPr>
          <w:lang w:val="en-CA"/>
        </w:rPr>
      </w:pPr>
      <w:r w:rsidRPr="00340144">
        <w:rPr>
          <w:b/>
          <w:lang w:val="en-CA"/>
        </w:rPr>
        <w:t>Warnings</w:t>
      </w:r>
      <w:r w:rsidR="00AF382F" w:rsidRPr="00340144">
        <w:rPr>
          <w:b/>
          <w:lang w:val="en-CA"/>
        </w:rPr>
        <w:t xml:space="preserve"> </w:t>
      </w:r>
      <w:r w:rsidR="00AF382F" w:rsidRPr="00340144">
        <w:rPr>
          <w:lang w:val="en-CA"/>
        </w:rPr>
        <w:t>- Read Only, bold label, plain value</w:t>
      </w:r>
    </w:p>
    <w:p w:rsidR="00AF382F" w:rsidRPr="00340144" w:rsidRDefault="00044BCF" w:rsidP="00757098">
      <w:pPr>
        <w:pStyle w:val="ListParagraph"/>
        <w:numPr>
          <w:ilvl w:val="0"/>
          <w:numId w:val="21"/>
        </w:numPr>
        <w:rPr>
          <w:lang w:val="en-CA"/>
        </w:rPr>
      </w:pPr>
      <w:r w:rsidRPr="00340144">
        <w:rPr>
          <w:b/>
          <w:lang w:val="en-CA"/>
        </w:rPr>
        <w:t>Rejected Records</w:t>
      </w:r>
      <w:r w:rsidR="00AF382F" w:rsidRPr="00340144">
        <w:rPr>
          <w:b/>
          <w:lang w:val="en-CA"/>
        </w:rPr>
        <w:t xml:space="preserve"> </w:t>
      </w:r>
      <w:r w:rsidR="00AF382F" w:rsidRPr="00340144">
        <w:rPr>
          <w:lang w:val="en-CA"/>
        </w:rPr>
        <w:t xml:space="preserve">- Read Only, bold label, plain value </w:t>
      </w:r>
    </w:p>
    <w:p w:rsidR="00AF382F" w:rsidRPr="00340144" w:rsidRDefault="00044BCF" w:rsidP="00757098">
      <w:pPr>
        <w:pStyle w:val="ListParagraph"/>
        <w:numPr>
          <w:ilvl w:val="0"/>
          <w:numId w:val="21"/>
        </w:numPr>
        <w:rPr>
          <w:lang w:val="en-CA"/>
        </w:rPr>
      </w:pPr>
      <w:r w:rsidRPr="00340144">
        <w:rPr>
          <w:b/>
          <w:lang w:val="en-CA"/>
        </w:rPr>
        <w:t>Rejected File Location</w:t>
      </w:r>
      <w:r w:rsidR="00AF382F" w:rsidRPr="00340144">
        <w:rPr>
          <w:b/>
          <w:lang w:val="en-CA"/>
        </w:rPr>
        <w:t xml:space="preserve"> </w:t>
      </w:r>
      <w:r w:rsidR="00AF382F" w:rsidRPr="00340144">
        <w:rPr>
          <w:lang w:val="en-CA"/>
        </w:rPr>
        <w:t>- Read Only, bold label, plain value</w:t>
      </w:r>
    </w:p>
    <w:p w:rsidR="00AF382F" w:rsidRPr="00340144" w:rsidRDefault="00044BCF" w:rsidP="00757098">
      <w:pPr>
        <w:pStyle w:val="ListParagraph"/>
        <w:numPr>
          <w:ilvl w:val="0"/>
          <w:numId w:val="21"/>
        </w:numPr>
        <w:rPr>
          <w:lang w:val="en-CA"/>
        </w:rPr>
      </w:pPr>
      <w:r w:rsidRPr="00340144">
        <w:rPr>
          <w:b/>
          <w:lang w:val="en-CA"/>
        </w:rPr>
        <w:lastRenderedPageBreak/>
        <w:t>Comparison Steps</w:t>
      </w:r>
      <w:r w:rsidR="00AF382F" w:rsidRPr="00340144">
        <w:rPr>
          <w:b/>
          <w:lang w:val="en-CA"/>
        </w:rPr>
        <w:t xml:space="preserve"> </w:t>
      </w:r>
      <w:r w:rsidR="00AF382F" w:rsidRPr="00340144">
        <w:rPr>
          <w:lang w:val="en-CA"/>
        </w:rPr>
        <w:t>- Read Only, bold label, plain value</w:t>
      </w:r>
    </w:p>
    <w:p w:rsidR="00044BCF" w:rsidRPr="00340144" w:rsidRDefault="00044BCF" w:rsidP="00044BCF">
      <w:pPr>
        <w:rPr>
          <w:lang w:val="en-CA"/>
        </w:rPr>
      </w:pPr>
    </w:p>
    <w:p w:rsidR="00044BCF" w:rsidRPr="00340144" w:rsidRDefault="00044BCF" w:rsidP="00044BCF">
      <w:pPr>
        <w:rPr>
          <w:lang w:val="en-CA"/>
        </w:rPr>
      </w:pPr>
    </w:p>
    <w:p w:rsidR="00044BCF" w:rsidRPr="00340144" w:rsidRDefault="00044BCF" w:rsidP="00044BCF">
      <w:pPr>
        <w:spacing w:before="0"/>
        <w:rPr>
          <w:lang w:val="en-CA"/>
        </w:rPr>
      </w:pPr>
      <w:r w:rsidRPr="00340144">
        <w:rPr>
          <w:lang w:val="en-CA"/>
        </w:rPr>
        <w:br w:type="page"/>
      </w:r>
    </w:p>
    <w:p w:rsidR="00044BCF" w:rsidRPr="00340144" w:rsidRDefault="00044BCF" w:rsidP="00044BCF">
      <w:pPr>
        <w:rPr>
          <w:lang w:val="en-CA"/>
        </w:rPr>
      </w:pPr>
      <w:r w:rsidRPr="00340144">
        <w:rPr>
          <w:noProof/>
        </w:rPr>
        <w:lastRenderedPageBreak/>
        <w:drawing>
          <wp:inline distT="0" distB="0" distL="0" distR="0" wp14:anchorId="4A01C067" wp14:editId="403EFA46">
            <wp:extent cx="5943598" cy="337549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DM_1223_2015_SIM_ManageSIMJobs_U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598" cy="3375497"/>
                    </a:xfrm>
                    <a:prstGeom prst="rect">
                      <a:avLst/>
                    </a:prstGeom>
                  </pic:spPr>
                </pic:pic>
              </a:graphicData>
            </a:graphic>
          </wp:inline>
        </w:drawing>
      </w:r>
    </w:p>
    <w:p w:rsidR="00044BCF" w:rsidRPr="00340144" w:rsidRDefault="00044BCF" w:rsidP="00044BCF">
      <w:pPr>
        <w:spacing w:before="0"/>
        <w:rPr>
          <w:lang w:val="en-CA"/>
        </w:rPr>
      </w:pPr>
      <w:r w:rsidRPr="00340144">
        <w:rPr>
          <w:sz w:val="20"/>
          <w:lang w:val="en-CA"/>
        </w:rPr>
        <w:t>Figure 5</w:t>
      </w:r>
    </w:p>
    <w:p w:rsidR="00044BCF" w:rsidRPr="00340144" w:rsidRDefault="00044BCF" w:rsidP="00044BCF">
      <w:pPr>
        <w:pStyle w:val="Heading2"/>
        <w:rPr>
          <w:rFonts w:cs="Times New Roman"/>
          <w:lang w:val="en-CA"/>
        </w:rPr>
      </w:pPr>
      <w:bookmarkStart w:id="90" w:name="_Toc443058631"/>
      <w:r w:rsidRPr="00340144">
        <w:rPr>
          <w:rFonts w:cs="Times New Roman"/>
          <w:lang w:val="en-CA"/>
        </w:rPr>
        <w:t xml:space="preserve">Transform State </w:t>
      </w:r>
      <w:r w:rsidRPr="00340144">
        <w:t>UI Elements and Associated Behaviors</w:t>
      </w:r>
      <w:bookmarkEnd w:id="90"/>
    </w:p>
    <w:p w:rsidR="00044BCF" w:rsidRPr="00340144" w:rsidRDefault="001E366D" w:rsidP="00757098">
      <w:pPr>
        <w:pStyle w:val="ListParagraph"/>
        <w:numPr>
          <w:ilvl w:val="0"/>
          <w:numId w:val="22"/>
        </w:numPr>
        <w:rPr>
          <w:lang w:val="en-CA"/>
        </w:rPr>
      </w:pPr>
      <w:r w:rsidRPr="00340144">
        <w:rPr>
          <w:b/>
          <w:lang w:val="en-CA"/>
        </w:rPr>
        <w:t>Transform</w:t>
      </w:r>
      <w:r w:rsidR="00044BCF" w:rsidRPr="00340144">
        <w:rPr>
          <w:b/>
          <w:lang w:val="en-CA"/>
        </w:rPr>
        <w:t xml:space="preserve"> State Details Panel - </w:t>
      </w:r>
      <w:r w:rsidR="00044BCF" w:rsidRPr="00340144">
        <w:rPr>
          <w:lang w:val="en-CA"/>
        </w:rPr>
        <w:t xml:space="preserve">Located in the BorderTitle (HTML formatted) </w:t>
      </w:r>
    </w:p>
    <w:p w:rsidR="00044BCF" w:rsidRPr="00340144" w:rsidRDefault="00044BCF" w:rsidP="00757098">
      <w:pPr>
        <w:pStyle w:val="ListParagraph"/>
        <w:numPr>
          <w:ilvl w:val="1"/>
          <w:numId w:val="22"/>
        </w:numPr>
        <w:rPr>
          <w:lang w:val="en-CA"/>
        </w:rPr>
      </w:pPr>
      <w:r w:rsidRPr="00340144">
        <w:rPr>
          <w:b/>
          <w:lang w:val="en-CA"/>
        </w:rPr>
        <w:t>SIM Job ID</w:t>
      </w:r>
      <w:r w:rsidRPr="00340144">
        <w:rPr>
          <w:lang w:val="en-CA"/>
        </w:rPr>
        <w:t xml:space="preserve"> – Read Only, bold label, plain value</w:t>
      </w:r>
    </w:p>
    <w:p w:rsidR="00044BCF" w:rsidRPr="00340144" w:rsidRDefault="00044BCF" w:rsidP="00757098">
      <w:pPr>
        <w:pStyle w:val="ListParagraph"/>
        <w:numPr>
          <w:ilvl w:val="2"/>
          <w:numId w:val="22"/>
        </w:numPr>
        <w:rPr>
          <w:lang w:val="en-CA"/>
        </w:rPr>
      </w:pPr>
      <w:r w:rsidRPr="00340144">
        <w:rPr>
          <w:lang w:val="en-CA"/>
        </w:rPr>
        <w:t xml:space="preserve"> System generated ID value is populated as part of </w:t>
      </w:r>
      <w:r w:rsidRPr="00340144">
        <w:rPr>
          <w:b/>
          <w:i/>
          <w:lang w:val="en-CA"/>
        </w:rPr>
        <w:t>Upload State</w:t>
      </w:r>
      <w:r w:rsidRPr="00340144">
        <w:rPr>
          <w:lang w:val="en-CA"/>
        </w:rPr>
        <w:t xml:space="preserve"> processing</w:t>
      </w:r>
    </w:p>
    <w:p w:rsidR="00044BCF" w:rsidRPr="00340144" w:rsidRDefault="001E366D" w:rsidP="00757098">
      <w:pPr>
        <w:pStyle w:val="ListParagraph"/>
        <w:numPr>
          <w:ilvl w:val="1"/>
          <w:numId w:val="22"/>
        </w:numPr>
        <w:rPr>
          <w:lang w:val="en-CA"/>
        </w:rPr>
      </w:pPr>
      <w:r w:rsidRPr="00340144">
        <w:rPr>
          <w:b/>
          <w:lang w:val="en-CA"/>
        </w:rPr>
        <w:t>Transform</w:t>
      </w:r>
      <w:r w:rsidR="00044BCF" w:rsidRPr="00340144">
        <w:rPr>
          <w:b/>
          <w:lang w:val="en-CA"/>
        </w:rPr>
        <w:t xml:space="preserve"> State</w:t>
      </w:r>
      <w:r w:rsidR="00044BCF" w:rsidRPr="00340144">
        <w:rPr>
          <w:lang w:val="en-CA"/>
        </w:rPr>
        <w:t xml:space="preserve"> – state identifier text</w:t>
      </w:r>
    </w:p>
    <w:p w:rsidR="00044BCF" w:rsidRPr="00340144" w:rsidRDefault="00044BCF" w:rsidP="00757098">
      <w:pPr>
        <w:pStyle w:val="ListParagraph"/>
        <w:numPr>
          <w:ilvl w:val="2"/>
          <w:numId w:val="22"/>
        </w:numPr>
        <w:rPr>
          <w:lang w:val="en-CA"/>
        </w:rPr>
      </w:pPr>
      <w:r w:rsidRPr="00340144">
        <w:rPr>
          <w:lang w:val="en-CA"/>
        </w:rPr>
        <w:t>Color coded to current state</w:t>
      </w:r>
    </w:p>
    <w:p w:rsidR="00044BCF" w:rsidRPr="00340144" w:rsidRDefault="001E366D" w:rsidP="00757098">
      <w:pPr>
        <w:pStyle w:val="ListParagraph"/>
        <w:numPr>
          <w:ilvl w:val="0"/>
          <w:numId w:val="22"/>
        </w:numPr>
        <w:rPr>
          <w:lang w:val="en-CA"/>
        </w:rPr>
      </w:pPr>
      <w:r w:rsidRPr="00340144">
        <w:rPr>
          <w:b/>
          <w:lang w:val="en-CA"/>
        </w:rPr>
        <w:t>Business Rules</w:t>
      </w:r>
      <w:r w:rsidR="00044BCF" w:rsidRPr="00340144">
        <w:rPr>
          <w:lang w:val="en-CA"/>
        </w:rPr>
        <w:t xml:space="preserve"> </w:t>
      </w:r>
      <w:r w:rsidR="00044BCF" w:rsidRPr="00340144">
        <w:rPr>
          <w:b/>
          <w:lang w:val="en-CA"/>
        </w:rPr>
        <w:t xml:space="preserve">- </w:t>
      </w:r>
      <w:r w:rsidR="00044BCF" w:rsidRPr="00340144">
        <w:rPr>
          <w:lang w:val="en-CA"/>
        </w:rPr>
        <w:t xml:space="preserve">Located in the BorderTitle (HTML formatted) </w:t>
      </w:r>
    </w:p>
    <w:p w:rsidR="00044BCF" w:rsidRPr="00340144" w:rsidRDefault="00044BCF" w:rsidP="00757098">
      <w:pPr>
        <w:pStyle w:val="ListParagraph"/>
        <w:numPr>
          <w:ilvl w:val="0"/>
          <w:numId w:val="22"/>
        </w:numPr>
        <w:rPr>
          <w:lang w:val="en-CA"/>
        </w:rPr>
      </w:pPr>
      <w:r w:rsidRPr="00340144">
        <w:rPr>
          <w:b/>
          <w:lang w:val="en-CA"/>
        </w:rPr>
        <w:t xml:space="preserve">Number of Rows </w:t>
      </w:r>
      <w:r w:rsidRPr="00340144">
        <w:rPr>
          <w:lang w:val="en-CA"/>
        </w:rPr>
        <w:t>- Read Only, bold label, plain value</w:t>
      </w:r>
    </w:p>
    <w:p w:rsidR="00044BCF" w:rsidRPr="00340144" w:rsidRDefault="001E366D" w:rsidP="00757098">
      <w:pPr>
        <w:pStyle w:val="ListParagraph"/>
        <w:numPr>
          <w:ilvl w:val="0"/>
          <w:numId w:val="22"/>
        </w:numPr>
        <w:rPr>
          <w:lang w:val="en-CA"/>
        </w:rPr>
      </w:pPr>
      <w:r w:rsidRPr="00340144">
        <w:rPr>
          <w:b/>
          <w:lang w:val="en-CA"/>
        </w:rPr>
        <w:t>Source Type</w:t>
      </w:r>
      <w:r w:rsidR="00044BCF" w:rsidRPr="00340144">
        <w:rPr>
          <w:b/>
          <w:lang w:val="en-CA"/>
        </w:rPr>
        <w:t xml:space="preserve"> </w:t>
      </w:r>
      <w:r w:rsidR="00044BCF" w:rsidRPr="00340144">
        <w:rPr>
          <w:lang w:val="en-CA"/>
        </w:rPr>
        <w:t>- Read Only, bold label, plain value</w:t>
      </w:r>
    </w:p>
    <w:p w:rsidR="00044BCF" w:rsidRPr="00340144" w:rsidRDefault="001E366D" w:rsidP="00757098">
      <w:pPr>
        <w:pStyle w:val="ListParagraph"/>
        <w:numPr>
          <w:ilvl w:val="0"/>
          <w:numId w:val="22"/>
        </w:numPr>
        <w:rPr>
          <w:lang w:val="en-CA"/>
        </w:rPr>
      </w:pPr>
      <w:r w:rsidRPr="00340144">
        <w:rPr>
          <w:b/>
          <w:lang w:val="en-CA"/>
        </w:rPr>
        <w:t>Rules Applied (#)</w:t>
      </w:r>
      <w:r w:rsidR="00044BCF" w:rsidRPr="00340144">
        <w:rPr>
          <w:b/>
          <w:lang w:val="en-CA"/>
        </w:rPr>
        <w:t xml:space="preserve"> </w:t>
      </w:r>
      <w:r w:rsidR="00044BCF" w:rsidRPr="00340144">
        <w:rPr>
          <w:lang w:val="en-CA"/>
        </w:rPr>
        <w:t>- Read Only, bold label, plain value</w:t>
      </w:r>
    </w:p>
    <w:p w:rsidR="001E366D" w:rsidRPr="00340144" w:rsidRDefault="001E366D" w:rsidP="00757098">
      <w:pPr>
        <w:pStyle w:val="ListParagraph"/>
        <w:numPr>
          <w:ilvl w:val="1"/>
          <w:numId w:val="22"/>
        </w:numPr>
        <w:rPr>
          <w:lang w:val="en-CA"/>
        </w:rPr>
      </w:pPr>
      <w:r w:rsidRPr="00340144">
        <w:rPr>
          <w:lang w:val="en-CA"/>
        </w:rPr>
        <w:t>Displays a count of the total number of transformation rules applied to source</w:t>
      </w:r>
    </w:p>
    <w:p w:rsidR="001E366D" w:rsidRPr="00340144" w:rsidRDefault="001E366D" w:rsidP="00757098">
      <w:pPr>
        <w:pStyle w:val="ListParagraph"/>
        <w:numPr>
          <w:ilvl w:val="0"/>
          <w:numId w:val="22"/>
        </w:numPr>
        <w:rPr>
          <w:lang w:val="en-CA"/>
        </w:rPr>
      </w:pPr>
      <w:r w:rsidRPr="00340144">
        <w:rPr>
          <w:lang w:val="en-CA"/>
        </w:rPr>
        <w:t>Listing of rules applied to source, one per row</w:t>
      </w:r>
    </w:p>
    <w:p w:rsidR="00044BCF" w:rsidRPr="00340144" w:rsidRDefault="001E366D" w:rsidP="00757098">
      <w:pPr>
        <w:pStyle w:val="ListParagraph"/>
        <w:numPr>
          <w:ilvl w:val="0"/>
          <w:numId w:val="22"/>
        </w:numPr>
        <w:rPr>
          <w:lang w:val="en-CA"/>
        </w:rPr>
      </w:pPr>
      <w:r w:rsidRPr="00340144">
        <w:rPr>
          <w:b/>
          <w:lang w:val="en-CA"/>
        </w:rPr>
        <w:t>SUF Conversion</w:t>
      </w:r>
      <w:r w:rsidR="00044BCF" w:rsidRPr="00340144">
        <w:rPr>
          <w:b/>
          <w:lang w:val="en-CA"/>
        </w:rPr>
        <w:t xml:space="preserve"> </w:t>
      </w:r>
      <w:r w:rsidR="00044BCF" w:rsidRPr="00340144">
        <w:rPr>
          <w:lang w:val="en-CA"/>
        </w:rPr>
        <w:t>- Located in the BorderTitle (HTML formatted)</w:t>
      </w:r>
    </w:p>
    <w:p w:rsidR="00044BCF" w:rsidRPr="00340144" w:rsidRDefault="001E366D" w:rsidP="00757098">
      <w:pPr>
        <w:pStyle w:val="ListParagraph"/>
        <w:numPr>
          <w:ilvl w:val="0"/>
          <w:numId w:val="22"/>
        </w:numPr>
        <w:rPr>
          <w:lang w:val="en-CA"/>
        </w:rPr>
      </w:pPr>
      <w:r w:rsidRPr="00340144">
        <w:rPr>
          <w:b/>
          <w:lang w:val="en-CA"/>
        </w:rPr>
        <w:t>Transform</w:t>
      </w:r>
      <w:r w:rsidR="00044BCF" w:rsidRPr="00340144">
        <w:rPr>
          <w:b/>
          <w:lang w:val="en-CA"/>
        </w:rPr>
        <w:t xml:space="preserve"> Time </w:t>
      </w:r>
      <w:r w:rsidR="00044BCF" w:rsidRPr="00340144">
        <w:rPr>
          <w:lang w:val="en-CA"/>
        </w:rPr>
        <w:t xml:space="preserve">- Read Only, bold label, plain value </w:t>
      </w:r>
      <w:r w:rsidR="003B0B33" w:rsidRPr="00340144">
        <w:rPr>
          <w:lang w:val="en-CA"/>
        </w:rPr>
        <w:t>[HH:MM:SS]</w:t>
      </w:r>
    </w:p>
    <w:p w:rsidR="00044BCF" w:rsidRPr="00340144" w:rsidRDefault="001E366D" w:rsidP="00757098">
      <w:pPr>
        <w:pStyle w:val="ListParagraph"/>
        <w:numPr>
          <w:ilvl w:val="0"/>
          <w:numId w:val="22"/>
        </w:numPr>
        <w:rPr>
          <w:lang w:val="en-CA"/>
        </w:rPr>
      </w:pPr>
      <w:r w:rsidRPr="00340144">
        <w:rPr>
          <w:b/>
          <w:lang w:val="en-CA"/>
        </w:rPr>
        <w:t>Success</w:t>
      </w:r>
      <w:r w:rsidR="00044BCF" w:rsidRPr="00340144">
        <w:rPr>
          <w:b/>
          <w:lang w:val="en-CA"/>
        </w:rPr>
        <w:t xml:space="preserve"> </w:t>
      </w:r>
      <w:r w:rsidR="00044BCF" w:rsidRPr="00340144">
        <w:rPr>
          <w:lang w:val="en-CA"/>
        </w:rPr>
        <w:t xml:space="preserve">- Read Only, bold label, </w:t>
      </w:r>
      <w:r w:rsidRPr="00340144">
        <w:rPr>
          <w:lang w:val="en-CA"/>
        </w:rPr>
        <w:t>checkmark</w:t>
      </w:r>
      <w:r w:rsidR="00044BCF" w:rsidRPr="00340144">
        <w:rPr>
          <w:lang w:val="en-CA"/>
        </w:rPr>
        <w:t xml:space="preserve"> value</w:t>
      </w:r>
      <w:r w:rsidR="00044BCF" w:rsidRPr="00340144">
        <w:rPr>
          <w:b/>
          <w:lang w:val="en-CA"/>
        </w:rPr>
        <w:t xml:space="preserve"> </w:t>
      </w:r>
    </w:p>
    <w:p w:rsidR="009958AA" w:rsidRPr="00340144" w:rsidRDefault="009958AA" w:rsidP="009958AA">
      <w:pPr>
        <w:pStyle w:val="ListParagraph"/>
        <w:numPr>
          <w:ilvl w:val="1"/>
          <w:numId w:val="22"/>
        </w:numPr>
        <w:rPr>
          <w:lang w:val="en-CA"/>
        </w:rPr>
      </w:pPr>
      <w:r w:rsidRPr="00340144">
        <w:rPr>
          <w:lang w:val="en-CA"/>
        </w:rPr>
        <w:t>Only displays if Transform successful</w:t>
      </w:r>
    </w:p>
    <w:p w:rsidR="009958AA" w:rsidRPr="00340144" w:rsidRDefault="001E366D" w:rsidP="009958AA">
      <w:pPr>
        <w:pStyle w:val="ListParagraph"/>
        <w:numPr>
          <w:ilvl w:val="0"/>
          <w:numId w:val="22"/>
        </w:numPr>
        <w:rPr>
          <w:lang w:val="en-CA"/>
        </w:rPr>
      </w:pPr>
      <w:r w:rsidRPr="00340144">
        <w:rPr>
          <w:b/>
          <w:lang w:val="en-CA"/>
        </w:rPr>
        <w:t>Number Converted</w:t>
      </w:r>
      <w:r w:rsidR="00044BCF" w:rsidRPr="00340144">
        <w:rPr>
          <w:b/>
          <w:lang w:val="en-CA"/>
        </w:rPr>
        <w:t xml:space="preserve"> </w:t>
      </w:r>
      <w:r w:rsidR="00044BCF" w:rsidRPr="00340144">
        <w:rPr>
          <w:lang w:val="en-CA"/>
        </w:rPr>
        <w:t xml:space="preserve">- Read Only, bold label, plain value </w:t>
      </w:r>
    </w:p>
    <w:p w:rsidR="00044BCF" w:rsidRPr="00340144" w:rsidRDefault="009958AA" w:rsidP="009958AA">
      <w:pPr>
        <w:pStyle w:val="ListParagraph"/>
        <w:numPr>
          <w:ilvl w:val="1"/>
          <w:numId w:val="22"/>
        </w:numPr>
        <w:rPr>
          <w:lang w:val="en-CA"/>
        </w:rPr>
      </w:pPr>
      <w:r w:rsidRPr="00340144">
        <w:rPr>
          <w:lang w:val="en-CA"/>
        </w:rPr>
        <w:t>Only displays if Transform successful</w:t>
      </w:r>
    </w:p>
    <w:p w:rsidR="00044BCF" w:rsidRPr="00340144" w:rsidRDefault="001E366D" w:rsidP="00757098">
      <w:pPr>
        <w:pStyle w:val="ListParagraph"/>
        <w:numPr>
          <w:ilvl w:val="0"/>
          <w:numId w:val="22"/>
        </w:numPr>
        <w:rPr>
          <w:lang w:val="en-CA"/>
        </w:rPr>
      </w:pPr>
      <w:r w:rsidRPr="00340144">
        <w:rPr>
          <w:b/>
          <w:lang w:val="en-CA"/>
        </w:rPr>
        <w:t>Failure</w:t>
      </w:r>
      <w:r w:rsidR="00044BCF" w:rsidRPr="00340144">
        <w:rPr>
          <w:b/>
          <w:lang w:val="en-CA"/>
        </w:rPr>
        <w:t xml:space="preserve"> </w:t>
      </w:r>
      <w:r w:rsidRPr="00340144">
        <w:rPr>
          <w:lang w:val="en-CA"/>
        </w:rPr>
        <w:t>- Read Only, bold label, exclamation</w:t>
      </w:r>
      <w:r w:rsidR="00044BCF" w:rsidRPr="00340144">
        <w:rPr>
          <w:lang w:val="en-CA"/>
        </w:rPr>
        <w:t xml:space="preserve"> value</w:t>
      </w:r>
      <w:r w:rsidRPr="00340144">
        <w:rPr>
          <w:lang w:val="en-CA"/>
        </w:rPr>
        <w:t xml:space="preserve"> + failure reason text</w:t>
      </w:r>
    </w:p>
    <w:p w:rsidR="009958AA" w:rsidRPr="00340144" w:rsidRDefault="009958AA" w:rsidP="009958AA">
      <w:pPr>
        <w:pStyle w:val="ListParagraph"/>
        <w:numPr>
          <w:ilvl w:val="1"/>
          <w:numId w:val="22"/>
        </w:numPr>
        <w:rPr>
          <w:lang w:val="en-CA"/>
        </w:rPr>
      </w:pPr>
      <w:r w:rsidRPr="00340144">
        <w:rPr>
          <w:lang w:val="en-CA"/>
        </w:rPr>
        <w:t>Only displays if Transform fails</w:t>
      </w:r>
    </w:p>
    <w:p w:rsidR="009958AA" w:rsidRPr="00340144" w:rsidRDefault="001E366D" w:rsidP="009958AA">
      <w:pPr>
        <w:pStyle w:val="ListParagraph"/>
        <w:numPr>
          <w:ilvl w:val="0"/>
          <w:numId w:val="22"/>
        </w:numPr>
        <w:rPr>
          <w:lang w:val="en-CA"/>
        </w:rPr>
      </w:pPr>
      <w:r w:rsidRPr="00340144">
        <w:rPr>
          <w:b/>
          <w:lang w:val="en-CA"/>
        </w:rPr>
        <w:t xml:space="preserve">Number </w:t>
      </w:r>
      <w:r w:rsidR="00044BCF" w:rsidRPr="00340144">
        <w:rPr>
          <w:b/>
          <w:lang w:val="en-CA"/>
        </w:rPr>
        <w:t xml:space="preserve">Records </w:t>
      </w:r>
      <w:r w:rsidR="00044BCF" w:rsidRPr="00340144">
        <w:rPr>
          <w:lang w:val="en-CA"/>
        </w:rPr>
        <w:t>- Read Only, bold label, plain value</w:t>
      </w:r>
      <w:r w:rsidR="009958AA" w:rsidRPr="00340144">
        <w:rPr>
          <w:lang w:val="en-CA"/>
        </w:rPr>
        <w:t xml:space="preserve"> </w:t>
      </w:r>
    </w:p>
    <w:p w:rsidR="00044BCF" w:rsidRPr="00340144" w:rsidRDefault="009958AA" w:rsidP="009958AA">
      <w:pPr>
        <w:pStyle w:val="ListParagraph"/>
        <w:numPr>
          <w:ilvl w:val="1"/>
          <w:numId w:val="22"/>
        </w:numPr>
        <w:rPr>
          <w:lang w:val="en-CA"/>
        </w:rPr>
      </w:pPr>
      <w:r w:rsidRPr="00340144">
        <w:rPr>
          <w:lang w:val="en-CA"/>
        </w:rPr>
        <w:lastRenderedPageBreak/>
        <w:t>Only displays if Transform fails</w:t>
      </w:r>
    </w:p>
    <w:p w:rsidR="009958AA" w:rsidRPr="00340144" w:rsidRDefault="001E366D" w:rsidP="009958AA">
      <w:pPr>
        <w:pStyle w:val="ListParagraph"/>
        <w:numPr>
          <w:ilvl w:val="0"/>
          <w:numId w:val="22"/>
        </w:numPr>
        <w:rPr>
          <w:lang w:val="en-CA"/>
        </w:rPr>
      </w:pPr>
      <w:r w:rsidRPr="00340144">
        <w:rPr>
          <w:b/>
          <w:lang w:val="en-CA"/>
        </w:rPr>
        <w:t>Reject File Location</w:t>
      </w:r>
      <w:r w:rsidR="00044BCF" w:rsidRPr="00340144">
        <w:rPr>
          <w:b/>
          <w:lang w:val="en-CA"/>
        </w:rPr>
        <w:t xml:space="preserve"> </w:t>
      </w:r>
      <w:r w:rsidR="00044BCF" w:rsidRPr="00340144">
        <w:rPr>
          <w:lang w:val="en-CA"/>
        </w:rPr>
        <w:t>- Read Only, bold label, plain value</w:t>
      </w:r>
      <w:r w:rsidR="009958AA" w:rsidRPr="00340144">
        <w:rPr>
          <w:lang w:val="en-CA"/>
        </w:rPr>
        <w:t xml:space="preserve"> </w:t>
      </w:r>
    </w:p>
    <w:p w:rsidR="00044BCF" w:rsidRPr="00340144" w:rsidRDefault="009958AA" w:rsidP="009958AA">
      <w:pPr>
        <w:pStyle w:val="ListParagraph"/>
        <w:numPr>
          <w:ilvl w:val="1"/>
          <w:numId w:val="22"/>
        </w:numPr>
        <w:rPr>
          <w:lang w:val="en-CA"/>
        </w:rPr>
      </w:pPr>
      <w:r w:rsidRPr="00340144">
        <w:rPr>
          <w:lang w:val="en-CA"/>
        </w:rPr>
        <w:t>Only displays if Transform fails</w:t>
      </w:r>
    </w:p>
    <w:p w:rsidR="00044BCF" w:rsidRPr="00340144" w:rsidRDefault="00044BCF" w:rsidP="00044BCF">
      <w:pPr>
        <w:rPr>
          <w:lang w:val="en-CA"/>
        </w:rPr>
      </w:pPr>
    </w:p>
    <w:p w:rsidR="00E668ED" w:rsidRPr="00340144" w:rsidRDefault="00E668ED" w:rsidP="00E668ED">
      <w:pPr>
        <w:rPr>
          <w:lang w:val="en-CA"/>
        </w:rPr>
      </w:pPr>
      <w:r w:rsidRPr="00340144">
        <w:rPr>
          <w:noProof/>
        </w:rPr>
        <w:drawing>
          <wp:inline distT="0" distB="0" distL="0" distR="0" wp14:anchorId="4B141483" wp14:editId="5C63D18F">
            <wp:extent cx="5943596" cy="337549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DM_1223_2015_SIM_ManageSIMJobs_U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6" cy="3375496"/>
                    </a:xfrm>
                    <a:prstGeom prst="rect">
                      <a:avLst/>
                    </a:prstGeom>
                  </pic:spPr>
                </pic:pic>
              </a:graphicData>
            </a:graphic>
          </wp:inline>
        </w:drawing>
      </w:r>
    </w:p>
    <w:p w:rsidR="00E668ED" w:rsidRPr="00340144" w:rsidRDefault="00E668ED" w:rsidP="00E668ED">
      <w:pPr>
        <w:spacing w:before="0"/>
        <w:rPr>
          <w:lang w:val="en-CA"/>
        </w:rPr>
      </w:pPr>
      <w:r w:rsidRPr="00340144">
        <w:rPr>
          <w:sz w:val="20"/>
          <w:lang w:val="en-CA"/>
        </w:rPr>
        <w:t>Figure 6</w:t>
      </w:r>
    </w:p>
    <w:p w:rsidR="00E668ED" w:rsidRPr="00340144" w:rsidRDefault="00E668ED" w:rsidP="00E668ED">
      <w:pPr>
        <w:pStyle w:val="Heading2"/>
        <w:rPr>
          <w:rFonts w:cs="Times New Roman"/>
          <w:lang w:val="en-CA"/>
        </w:rPr>
      </w:pPr>
      <w:bookmarkStart w:id="91" w:name="_Toc443058632"/>
      <w:r w:rsidRPr="00340144">
        <w:rPr>
          <w:rFonts w:cs="Times New Roman"/>
          <w:lang w:val="en-CA"/>
        </w:rPr>
        <w:t xml:space="preserve">Archive State </w:t>
      </w:r>
      <w:r w:rsidRPr="00340144">
        <w:t>UI Elements and Associated Behaviors</w:t>
      </w:r>
      <w:bookmarkEnd w:id="91"/>
    </w:p>
    <w:p w:rsidR="00E668ED" w:rsidRPr="00340144" w:rsidRDefault="00AA2702" w:rsidP="00E668ED">
      <w:pPr>
        <w:pStyle w:val="ListParagraph"/>
        <w:numPr>
          <w:ilvl w:val="0"/>
          <w:numId w:val="23"/>
        </w:numPr>
        <w:rPr>
          <w:lang w:val="en-CA"/>
        </w:rPr>
      </w:pPr>
      <w:r w:rsidRPr="00340144">
        <w:rPr>
          <w:b/>
          <w:lang w:val="en-CA"/>
        </w:rPr>
        <w:t>Archive</w:t>
      </w:r>
      <w:r w:rsidR="00E668ED" w:rsidRPr="00340144">
        <w:rPr>
          <w:b/>
          <w:lang w:val="en-CA"/>
        </w:rPr>
        <w:t xml:space="preserve"> State Details Panel - </w:t>
      </w:r>
      <w:r w:rsidR="00E668ED" w:rsidRPr="00340144">
        <w:rPr>
          <w:lang w:val="en-CA"/>
        </w:rPr>
        <w:t xml:space="preserve">Located in the BorderTitle (HTML formatted) </w:t>
      </w:r>
    </w:p>
    <w:p w:rsidR="00E668ED" w:rsidRPr="00340144" w:rsidRDefault="00E668ED" w:rsidP="00E668ED">
      <w:pPr>
        <w:pStyle w:val="ListParagraph"/>
        <w:numPr>
          <w:ilvl w:val="1"/>
          <w:numId w:val="23"/>
        </w:numPr>
        <w:rPr>
          <w:lang w:val="en-CA"/>
        </w:rPr>
      </w:pPr>
      <w:r w:rsidRPr="00340144">
        <w:rPr>
          <w:b/>
          <w:lang w:val="en-CA"/>
        </w:rPr>
        <w:t>SIM Job ID</w:t>
      </w:r>
      <w:r w:rsidRPr="00340144">
        <w:rPr>
          <w:lang w:val="en-CA"/>
        </w:rPr>
        <w:t xml:space="preserve"> – Read Only, bold label, plain value</w:t>
      </w:r>
    </w:p>
    <w:p w:rsidR="00E668ED" w:rsidRPr="00340144" w:rsidRDefault="00E668ED" w:rsidP="00E668ED">
      <w:pPr>
        <w:pStyle w:val="ListParagraph"/>
        <w:numPr>
          <w:ilvl w:val="2"/>
          <w:numId w:val="23"/>
        </w:numPr>
        <w:rPr>
          <w:lang w:val="en-CA"/>
        </w:rPr>
      </w:pPr>
      <w:r w:rsidRPr="00340144">
        <w:rPr>
          <w:lang w:val="en-CA"/>
        </w:rPr>
        <w:t xml:space="preserve"> System generated ID value is populated as part of </w:t>
      </w:r>
      <w:r w:rsidRPr="00340144">
        <w:rPr>
          <w:b/>
          <w:i/>
          <w:lang w:val="en-CA"/>
        </w:rPr>
        <w:t>Upload State</w:t>
      </w:r>
      <w:r w:rsidRPr="00340144">
        <w:rPr>
          <w:lang w:val="en-CA"/>
        </w:rPr>
        <w:t xml:space="preserve"> processing</w:t>
      </w:r>
    </w:p>
    <w:p w:rsidR="00E668ED" w:rsidRPr="00340144" w:rsidRDefault="00AA2702" w:rsidP="00E668ED">
      <w:pPr>
        <w:pStyle w:val="ListParagraph"/>
        <w:numPr>
          <w:ilvl w:val="1"/>
          <w:numId w:val="23"/>
        </w:numPr>
        <w:rPr>
          <w:lang w:val="en-CA"/>
        </w:rPr>
      </w:pPr>
      <w:r w:rsidRPr="00340144">
        <w:rPr>
          <w:b/>
          <w:lang w:val="en-CA"/>
        </w:rPr>
        <w:t>Archive</w:t>
      </w:r>
      <w:r w:rsidR="00E668ED" w:rsidRPr="00340144">
        <w:rPr>
          <w:b/>
          <w:lang w:val="en-CA"/>
        </w:rPr>
        <w:t xml:space="preserve"> State</w:t>
      </w:r>
      <w:r w:rsidR="00E668ED" w:rsidRPr="00340144">
        <w:rPr>
          <w:lang w:val="en-CA"/>
        </w:rPr>
        <w:t xml:space="preserve"> – state identifier text</w:t>
      </w:r>
    </w:p>
    <w:p w:rsidR="00E668ED" w:rsidRPr="00340144" w:rsidRDefault="00E668ED" w:rsidP="00E668ED">
      <w:pPr>
        <w:pStyle w:val="ListParagraph"/>
        <w:numPr>
          <w:ilvl w:val="2"/>
          <w:numId w:val="23"/>
        </w:numPr>
        <w:rPr>
          <w:lang w:val="en-CA"/>
        </w:rPr>
      </w:pPr>
      <w:r w:rsidRPr="00340144">
        <w:rPr>
          <w:lang w:val="en-CA"/>
        </w:rPr>
        <w:t>Color coded to current state</w:t>
      </w:r>
    </w:p>
    <w:p w:rsidR="00E668ED" w:rsidRPr="00340144" w:rsidRDefault="00AA2702" w:rsidP="00E668ED">
      <w:pPr>
        <w:pStyle w:val="ListParagraph"/>
        <w:numPr>
          <w:ilvl w:val="0"/>
          <w:numId w:val="23"/>
        </w:numPr>
        <w:rPr>
          <w:lang w:val="en-CA"/>
        </w:rPr>
      </w:pPr>
      <w:r w:rsidRPr="00340144">
        <w:rPr>
          <w:b/>
          <w:lang w:val="en-CA"/>
        </w:rPr>
        <w:t>S</w:t>
      </w:r>
      <w:r w:rsidR="003B0B33" w:rsidRPr="00340144">
        <w:rPr>
          <w:b/>
          <w:lang w:val="en-CA"/>
        </w:rPr>
        <w:t>UF Staging</w:t>
      </w:r>
      <w:r w:rsidR="00E668ED" w:rsidRPr="00340144">
        <w:rPr>
          <w:lang w:val="en-CA"/>
        </w:rPr>
        <w:t xml:space="preserve"> </w:t>
      </w:r>
      <w:r w:rsidR="00E668ED" w:rsidRPr="00340144">
        <w:rPr>
          <w:b/>
          <w:lang w:val="en-CA"/>
        </w:rPr>
        <w:t xml:space="preserve">- </w:t>
      </w:r>
      <w:r w:rsidR="00E668ED" w:rsidRPr="00340144">
        <w:rPr>
          <w:lang w:val="en-CA"/>
        </w:rPr>
        <w:t xml:space="preserve">Located in the BorderTitle (HTML formatted) </w:t>
      </w:r>
    </w:p>
    <w:p w:rsidR="00E668ED" w:rsidRPr="00340144" w:rsidRDefault="003B0B33" w:rsidP="00E668ED">
      <w:pPr>
        <w:pStyle w:val="ListParagraph"/>
        <w:numPr>
          <w:ilvl w:val="0"/>
          <w:numId w:val="23"/>
        </w:numPr>
        <w:rPr>
          <w:lang w:val="en-CA"/>
        </w:rPr>
      </w:pPr>
      <w:r w:rsidRPr="00340144">
        <w:rPr>
          <w:b/>
          <w:lang w:val="en-CA"/>
        </w:rPr>
        <w:t>File Type</w:t>
      </w:r>
      <w:r w:rsidR="00E668ED" w:rsidRPr="00340144">
        <w:rPr>
          <w:b/>
          <w:lang w:val="en-CA"/>
        </w:rPr>
        <w:t xml:space="preserve"> </w:t>
      </w:r>
      <w:r w:rsidRPr="00340144">
        <w:rPr>
          <w:lang w:val="en-CA"/>
        </w:rPr>
        <w:t>–</w:t>
      </w:r>
      <w:r w:rsidR="00E668ED" w:rsidRPr="00340144">
        <w:rPr>
          <w:lang w:val="en-CA"/>
        </w:rPr>
        <w:t xml:space="preserve"> </w:t>
      </w:r>
      <w:r w:rsidRPr="00340144">
        <w:rPr>
          <w:lang w:val="en-CA"/>
        </w:rPr>
        <w:t xml:space="preserve">[value: either Normal or Error] </w:t>
      </w:r>
      <w:r w:rsidR="00E668ED" w:rsidRPr="00340144">
        <w:rPr>
          <w:lang w:val="en-CA"/>
        </w:rPr>
        <w:t>Read Only, bold label, plain value</w:t>
      </w:r>
    </w:p>
    <w:p w:rsidR="00E668ED" w:rsidRPr="00340144" w:rsidRDefault="003B0B33" w:rsidP="00E668ED">
      <w:pPr>
        <w:pStyle w:val="ListParagraph"/>
        <w:numPr>
          <w:ilvl w:val="0"/>
          <w:numId w:val="23"/>
        </w:numPr>
        <w:rPr>
          <w:lang w:val="en-CA"/>
        </w:rPr>
      </w:pPr>
      <w:r w:rsidRPr="00340144">
        <w:rPr>
          <w:b/>
          <w:lang w:val="en-CA"/>
        </w:rPr>
        <w:t>File Splitting</w:t>
      </w:r>
      <w:r w:rsidR="00E668ED" w:rsidRPr="00340144">
        <w:rPr>
          <w:b/>
          <w:lang w:val="en-CA"/>
        </w:rPr>
        <w:t xml:space="preserve"> </w:t>
      </w:r>
      <w:r w:rsidR="00E668ED" w:rsidRPr="00340144">
        <w:rPr>
          <w:lang w:val="en-CA"/>
        </w:rPr>
        <w:t>- Read Only, bold label, plain value</w:t>
      </w:r>
      <w:r w:rsidRPr="00340144">
        <w:rPr>
          <w:lang w:val="en-CA"/>
        </w:rPr>
        <w:t xml:space="preserve"> […]</w:t>
      </w:r>
    </w:p>
    <w:p w:rsidR="00E668ED" w:rsidRPr="00340144" w:rsidRDefault="003B0B33" w:rsidP="00E668ED">
      <w:pPr>
        <w:pStyle w:val="ListParagraph"/>
        <w:numPr>
          <w:ilvl w:val="0"/>
          <w:numId w:val="23"/>
        </w:numPr>
        <w:rPr>
          <w:lang w:val="en-CA"/>
        </w:rPr>
      </w:pPr>
      <w:r w:rsidRPr="00340144">
        <w:rPr>
          <w:b/>
          <w:lang w:val="en-CA"/>
        </w:rPr>
        <w:t>Read CSV</w:t>
      </w:r>
      <w:r w:rsidR="00E668ED" w:rsidRPr="00340144">
        <w:rPr>
          <w:b/>
          <w:lang w:val="en-CA"/>
        </w:rPr>
        <w:t xml:space="preserve"> </w:t>
      </w:r>
      <w:r w:rsidR="00E668ED" w:rsidRPr="00340144">
        <w:rPr>
          <w:lang w:val="en-CA"/>
        </w:rPr>
        <w:t>- Read Only, bold label, plain value</w:t>
      </w:r>
      <w:r w:rsidRPr="00340144">
        <w:rPr>
          <w:lang w:val="en-CA"/>
        </w:rPr>
        <w:t xml:space="preserve"> […]</w:t>
      </w:r>
    </w:p>
    <w:p w:rsidR="00E668ED" w:rsidRPr="00340144" w:rsidRDefault="00E668ED" w:rsidP="00E668ED">
      <w:pPr>
        <w:pStyle w:val="ListParagraph"/>
        <w:numPr>
          <w:ilvl w:val="1"/>
          <w:numId w:val="23"/>
        </w:numPr>
        <w:rPr>
          <w:lang w:val="en-CA"/>
        </w:rPr>
      </w:pPr>
      <w:r w:rsidRPr="00340144">
        <w:rPr>
          <w:lang w:val="en-CA"/>
        </w:rPr>
        <w:t>Displays a count of the total number of transformation rules applied to source</w:t>
      </w:r>
    </w:p>
    <w:p w:rsidR="003B0B33" w:rsidRPr="00340144" w:rsidRDefault="003B0B33" w:rsidP="00E668ED">
      <w:pPr>
        <w:pStyle w:val="ListParagraph"/>
        <w:numPr>
          <w:ilvl w:val="0"/>
          <w:numId w:val="23"/>
        </w:numPr>
        <w:rPr>
          <w:lang w:val="en-CA"/>
        </w:rPr>
      </w:pPr>
      <w:r w:rsidRPr="00340144">
        <w:rPr>
          <w:b/>
          <w:lang w:val="en-CA"/>
        </w:rPr>
        <w:t xml:space="preserve">Store in Staging - </w:t>
      </w:r>
      <w:r w:rsidRPr="00340144">
        <w:rPr>
          <w:lang w:val="en-CA"/>
        </w:rPr>
        <w:t xml:space="preserve">Read Only, bold label, </w:t>
      </w:r>
    </w:p>
    <w:p w:rsidR="00E668ED" w:rsidRPr="00340144" w:rsidRDefault="003B0B33" w:rsidP="003B0B33">
      <w:pPr>
        <w:pStyle w:val="ListParagraph"/>
        <w:numPr>
          <w:ilvl w:val="1"/>
          <w:numId w:val="23"/>
        </w:numPr>
        <w:rPr>
          <w:lang w:val="en-CA"/>
        </w:rPr>
      </w:pPr>
      <w:r w:rsidRPr="00340144">
        <w:rPr>
          <w:b/>
          <w:lang w:val="en-CA"/>
        </w:rPr>
        <w:t>On Success:</w:t>
      </w:r>
      <w:r w:rsidRPr="00340144">
        <w:rPr>
          <w:lang w:val="en-CA"/>
        </w:rPr>
        <w:t xml:space="preserve"> checkmark value</w:t>
      </w:r>
    </w:p>
    <w:p w:rsidR="003B0B33" w:rsidRPr="00340144" w:rsidRDefault="003B0B33" w:rsidP="003B0B33">
      <w:pPr>
        <w:pStyle w:val="ListParagraph"/>
        <w:numPr>
          <w:ilvl w:val="1"/>
          <w:numId w:val="23"/>
        </w:numPr>
        <w:rPr>
          <w:lang w:val="en-CA"/>
        </w:rPr>
      </w:pPr>
      <w:r w:rsidRPr="00340144">
        <w:rPr>
          <w:b/>
          <w:lang w:val="en-CA"/>
        </w:rPr>
        <w:t>On Failure</w:t>
      </w:r>
      <w:r w:rsidRPr="00340144">
        <w:rPr>
          <w:lang w:val="en-CA"/>
        </w:rPr>
        <w:t>: error value</w:t>
      </w:r>
    </w:p>
    <w:p w:rsidR="003B0B33" w:rsidRPr="00340144" w:rsidRDefault="003B0B33" w:rsidP="003B0B33">
      <w:pPr>
        <w:pStyle w:val="ListParagraph"/>
        <w:numPr>
          <w:ilvl w:val="0"/>
          <w:numId w:val="23"/>
        </w:numPr>
        <w:rPr>
          <w:lang w:val="en-CA"/>
        </w:rPr>
      </w:pPr>
      <w:r w:rsidRPr="00340144">
        <w:rPr>
          <w:b/>
          <w:lang w:val="en-CA"/>
        </w:rPr>
        <w:t>Staging Time</w:t>
      </w:r>
      <w:r w:rsidR="00AF07AC" w:rsidRPr="00340144">
        <w:rPr>
          <w:lang w:val="en-CA"/>
        </w:rPr>
        <w:t xml:space="preserve"> - Read Only, bold label, plain value [HH:MM:SS]</w:t>
      </w:r>
      <w:r w:rsidRPr="00340144">
        <w:rPr>
          <w:lang w:val="en-CA"/>
        </w:rPr>
        <w:t xml:space="preserve"> </w:t>
      </w:r>
    </w:p>
    <w:p w:rsidR="00AF07AC" w:rsidRPr="00340144" w:rsidRDefault="00AF07AC" w:rsidP="003B0B33">
      <w:pPr>
        <w:pStyle w:val="ListParagraph"/>
        <w:numPr>
          <w:ilvl w:val="0"/>
          <w:numId w:val="23"/>
        </w:numPr>
        <w:rPr>
          <w:lang w:val="en-CA"/>
        </w:rPr>
      </w:pPr>
      <w:r w:rsidRPr="00340144">
        <w:rPr>
          <w:b/>
          <w:lang w:val="en-CA"/>
        </w:rPr>
        <w:lastRenderedPageBreak/>
        <w:t>Success</w:t>
      </w:r>
      <w:r w:rsidRPr="00340144">
        <w:rPr>
          <w:lang w:val="en-CA"/>
        </w:rPr>
        <w:t xml:space="preserve"> - Read Only, bold label, checkmark value</w:t>
      </w:r>
    </w:p>
    <w:p w:rsidR="00AF07AC" w:rsidRPr="00340144" w:rsidRDefault="00AF07AC" w:rsidP="00AF07AC">
      <w:pPr>
        <w:pStyle w:val="ListParagraph"/>
        <w:numPr>
          <w:ilvl w:val="1"/>
          <w:numId w:val="23"/>
        </w:numPr>
        <w:rPr>
          <w:lang w:val="en-CA"/>
        </w:rPr>
      </w:pPr>
      <w:r w:rsidRPr="00340144">
        <w:rPr>
          <w:lang w:val="en-CA"/>
        </w:rPr>
        <w:t>Only displays if Staging is successful</w:t>
      </w:r>
    </w:p>
    <w:p w:rsidR="00AF07AC" w:rsidRPr="00340144" w:rsidRDefault="00AF07AC" w:rsidP="00AF07AC">
      <w:pPr>
        <w:pStyle w:val="ListParagraph"/>
        <w:numPr>
          <w:ilvl w:val="0"/>
          <w:numId w:val="23"/>
        </w:numPr>
        <w:rPr>
          <w:lang w:val="en-CA"/>
        </w:rPr>
      </w:pPr>
      <w:r w:rsidRPr="00340144">
        <w:rPr>
          <w:b/>
          <w:lang w:val="en-CA"/>
        </w:rPr>
        <w:t>Number Staged</w:t>
      </w:r>
      <w:r w:rsidRPr="00340144">
        <w:rPr>
          <w:lang w:val="en-CA"/>
        </w:rPr>
        <w:t xml:space="preserve"> - Read Only, bold label, plain value</w:t>
      </w:r>
    </w:p>
    <w:p w:rsidR="00AF07AC" w:rsidRPr="00340144" w:rsidRDefault="00AF07AC" w:rsidP="00AF07AC">
      <w:pPr>
        <w:pStyle w:val="ListParagraph"/>
        <w:numPr>
          <w:ilvl w:val="1"/>
          <w:numId w:val="23"/>
        </w:numPr>
        <w:rPr>
          <w:lang w:val="en-CA"/>
        </w:rPr>
      </w:pPr>
      <w:r w:rsidRPr="00340144">
        <w:rPr>
          <w:lang w:val="en-CA"/>
        </w:rPr>
        <w:t>Only displays if Staging successful</w:t>
      </w:r>
    </w:p>
    <w:p w:rsidR="00AF07AC" w:rsidRPr="00340144" w:rsidRDefault="00AF07AC" w:rsidP="00AF07AC">
      <w:pPr>
        <w:pStyle w:val="ListParagraph"/>
        <w:numPr>
          <w:ilvl w:val="0"/>
          <w:numId w:val="23"/>
        </w:numPr>
        <w:rPr>
          <w:lang w:val="en-CA"/>
        </w:rPr>
      </w:pPr>
      <w:r w:rsidRPr="00340144">
        <w:rPr>
          <w:b/>
          <w:lang w:val="en-CA"/>
        </w:rPr>
        <w:t>Failure</w:t>
      </w:r>
      <w:r w:rsidRPr="00340144">
        <w:rPr>
          <w:lang w:val="en-CA"/>
        </w:rPr>
        <w:t xml:space="preserve"> - Read Only, bold label, exclamation value + failure reason text</w:t>
      </w:r>
    </w:p>
    <w:p w:rsidR="00AF07AC" w:rsidRPr="00340144" w:rsidRDefault="00AF07AC" w:rsidP="00AF07AC">
      <w:pPr>
        <w:pStyle w:val="ListParagraph"/>
        <w:numPr>
          <w:ilvl w:val="1"/>
          <w:numId w:val="23"/>
        </w:numPr>
        <w:rPr>
          <w:lang w:val="en-CA"/>
        </w:rPr>
      </w:pPr>
      <w:r w:rsidRPr="00340144">
        <w:rPr>
          <w:lang w:val="en-CA"/>
        </w:rPr>
        <w:t>Only displays if Staging fails</w:t>
      </w:r>
    </w:p>
    <w:p w:rsidR="00AF07AC" w:rsidRPr="00340144" w:rsidRDefault="00AF07AC" w:rsidP="00AF07AC">
      <w:pPr>
        <w:pStyle w:val="ListParagraph"/>
        <w:numPr>
          <w:ilvl w:val="0"/>
          <w:numId w:val="23"/>
        </w:numPr>
        <w:rPr>
          <w:lang w:val="en-CA"/>
        </w:rPr>
      </w:pPr>
      <w:r w:rsidRPr="00340144">
        <w:rPr>
          <w:b/>
          <w:lang w:val="en-CA"/>
        </w:rPr>
        <w:t>Number Records</w:t>
      </w:r>
      <w:r w:rsidRPr="00340144">
        <w:rPr>
          <w:lang w:val="en-CA"/>
        </w:rPr>
        <w:t xml:space="preserve"> - Read Only, bold label, plain value</w:t>
      </w:r>
    </w:p>
    <w:p w:rsidR="00AF07AC" w:rsidRPr="00340144" w:rsidRDefault="00AF07AC" w:rsidP="00AF07AC">
      <w:pPr>
        <w:pStyle w:val="ListParagraph"/>
        <w:numPr>
          <w:ilvl w:val="1"/>
          <w:numId w:val="23"/>
        </w:numPr>
        <w:rPr>
          <w:lang w:val="en-CA"/>
        </w:rPr>
      </w:pPr>
      <w:r w:rsidRPr="00340144">
        <w:rPr>
          <w:lang w:val="en-CA"/>
        </w:rPr>
        <w:t>Only displays if Staging fails</w:t>
      </w:r>
    </w:p>
    <w:p w:rsidR="00E668ED" w:rsidRPr="00340144" w:rsidRDefault="003B0B33" w:rsidP="00E668ED">
      <w:pPr>
        <w:pStyle w:val="ListParagraph"/>
        <w:numPr>
          <w:ilvl w:val="0"/>
          <w:numId w:val="23"/>
        </w:numPr>
        <w:rPr>
          <w:lang w:val="en-CA"/>
        </w:rPr>
      </w:pPr>
      <w:r w:rsidRPr="00340144">
        <w:rPr>
          <w:b/>
          <w:lang w:val="en-CA"/>
        </w:rPr>
        <w:t>ESL Archive</w:t>
      </w:r>
      <w:r w:rsidR="00E668ED" w:rsidRPr="00340144">
        <w:rPr>
          <w:b/>
          <w:lang w:val="en-CA"/>
        </w:rPr>
        <w:t xml:space="preserve"> </w:t>
      </w:r>
      <w:r w:rsidR="00E668ED" w:rsidRPr="00340144">
        <w:rPr>
          <w:lang w:val="en-CA"/>
        </w:rPr>
        <w:t>- Located in the BorderTitle (HTML formatted)</w:t>
      </w:r>
    </w:p>
    <w:p w:rsidR="00E668ED" w:rsidRPr="00340144" w:rsidRDefault="00AF07AC" w:rsidP="00E668ED">
      <w:pPr>
        <w:pStyle w:val="ListParagraph"/>
        <w:numPr>
          <w:ilvl w:val="0"/>
          <w:numId w:val="23"/>
        </w:numPr>
        <w:rPr>
          <w:lang w:val="en-CA"/>
        </w:rPr>
      </w:pPr>
      <w:r w:rsidRPr="00340144">
        <w:rPr>
          <w:b/>
          <w:lang w:val="en-CA"/>
        </w:rPr>
        <w:t>ESL Upload Time</w:t>
      </w:r>
      <w:r w:rsidR="00E668ED" w:rsidRPr="00340144">
        <w:rPr>
          <w:b/>
          <w:lang w:val="en-CA"/>
        </w:rPr>
        <w:t xml:space="preserve"> </w:t>
      </w:r>
      <w:r w:rsidR="00E668ED" w:rsidRPr="00340144">
        <w:rPr>
          <w:lang w:val="en-CA"/>
        </w:rPr>
        <w:t xml:space="preserve">- Read Only, bold label, plain value </w:t>
      </w:r>
      <w:r w:rsidRPr="00340144">
        <w:rPr>
          <w:lang w:val="en-CA"/>
        </w:rPr>
        <w:t>[HH:MM:SS]</w:t>
      </w:r>
    </w:p>
    <w:p w:rsidR="00E668ED" w:rsidRPr="00340144" w:rsidRDefault="00AF07AC" w:rsidP="00E668ED">
      <w:pPr>
        <w:pStyle w:val="ListParagraph"/>
        <w:numPr>
          <w:ilvl w:val="0"/>
          <w:numId w:val="23"/>
        </w:numPr>
        <w:rPr>
          <w:lang w:val="en-CA"/>
        </w:rPr>
      </w:pPr>
      <w:r w:rsidRPr="00340144">
        <w:rPr>
          <w:b/>
          <w:lang w:val="en-CA"/>
        </w:rPr>
        <w:t>URL</w:t>
      </w:r>
      <w:r w:rsidR="00E668ED" w:rsidRPr="00340144">
        <w:rPr>
          <w:b/>
          <w:lang w:val="en-CA"/>
        </w:rPr>
        <w:t xml:space="preserve"> </w:t>
      </w:r>
      <w:r w:rsidR="00E668ED" w:rsidRPr="00340144">
        <w:rPr>
          <w:lang w:val="en-CA"/>
        </w:rPr>
        <w:t xml:space="preserve">- Read Only, bold label, </w:t>
      </w:r>
      <w:r w:rsidRPr="00340144">
        <w:rPr>
          <w:lang w:val="en-CA"/>
        </w:rPr>
        <w:t>plain hotlinked</w:t>
      </w:r>
      <w:r w:rsidR="00E668ED" w:rsidRPr="00340144">
        <w:rPr>
          <w:lang w:val="en-CA"/>
        </w:rPr>
        <w:t xml:space="preserve"> value</w:t>
      </w:r>
      <w:r w:rsidR="00E668ED" w:rsidRPr="00340144">
        <w:rPr>
          <w:b/>
          <w:lang w:val="en-CA"/>
        </w:rPr>
        <w:t xml:space="preserve"> </w:t>
      </w:r>
    </w:p>
    <w:p w:rsidR="00E668ED" w:rsidRPr="00340144" w:rsidRDefault="00E668ED" w:rsidP="00E668ED">
      <w:pPr>
        <w:pStyle w:val="ListParagraph"/>
        <w:numPr>
          <w:ilvl w:val="1"/>
          <w:numId w:val="23"/>
        </w:numPr>
        <w:rPr>
          <w:lang w:val="en-CA"/>
        </w:rPr>
      </w:pPr>
      <w:r w:rsidRPr="00340144">
        <w:rPr>
          <w:lang w:val="en-CA"/>
        </w:rPr>
        <w:t xml:space="preserve">Only displays if </w:t>
      </w:r>
      <w:r w:rsidR="00A01DDC" w:rsidRPr="00340144">
        <w:rPr>
          <w:lang w:val="en-CA"/>
        </w:rPr>
        <w:t>ESL Archive</w:t>
      </w:r>
      <w:r w:rsidRPr="00340144">
        <w:rPr>
          <w:lang w:val="en-CA"/>
        </w:rPr>
        <w:t xml:space="preserve"> successful</w:t>
      </w:r>
    </w:p>
    <w:p w:rsidR="00A01DDC" w:rsidRPr="00340144" w:rsidRDefault="00A01DDC" w:rsidP="00E668ED">
      <w:pPr>
        <w:pStyle w:val="ListParagraph"/>
        <w:numPr>
          <w:ilvl w:val="0"/>
          <w:numId w:val="23"/>
        </w:numPr>
        <w:rPr>
          <w:lang w:val="en-CA"/>
        </w:rPr>
      </w:pPr>
      <w:r w:rsidRPr="00340144">
        <w:rPr>
          <w:b/>
          <w:lang w:val="en-CA"/>
        </w:rPr>
        <w:t>Ready State</w:t>
      </w:r>
      <w:r w:rsidR="00E668ED" w:rsidRPr="00340144">
        <w:rPr>
          <w:b/>
          <w:lang w:val="en-CA"/>
        </w:rPr>
        <w:t xml:space="preserve"> </w:t>
      </w:r>
      <w:r w:rsidRPr="00340144">
        <w:rPr>
          <w:lang w:val="en-CA"/>
        </w:rPr>
        <w:t>- Located in the BorderTitle (HTML formatted)</w:t>
      </w:r>
    </w:p>
    <w:p w:rsidR="00E668ED" w:rsidRPr="00340144" w:rsidRDefault="00A01DDC" w:rsidP="00E668ED">
      <w:pPr>
        <w:pStyle w:val="ListParagraph"/>
        <w:numPr>
          <w:ilvl w:val="0"/>
          <w:numId w:val="23"/>
        </w:numPr>
        <w:rPr>
          <w:lang w:val="en-CA"/>
        </w:rPr>
      </w:pPr>
      <w:r w:rsidRPr="00340144">
        <w:rPr>
          <w:b/>
          <w:lang w:val="en-CA"/>
        </w:rPr>
        <w:t xml:space="preserve">Handoff </w:t>
      </w:r>
      <w:r w:rsidR="00E668ED" w:rsidRPr="00340144">
        <w:rPr>
          <w:lang w:val="en-CA"/>
        </w:rPr>
        <w:t>- Re</w:t>
      </w:r>
      <w:r w:rsidRPr="00340144">
        <w:rPr>
          <w:lang w:val="en-CA"/>
        </w:rPr>
        <w:t>ad Only, bold label, [TBD…]</w:t>
      </w:r>
    </w:p>
    <w:p w:rsidR="001E366D" w:rsidRPr="00340144" w:rsidRDefault="001E366D" w:rsidP="00044BCF">
      <w:pPr>
        <w:rPr>
          <w:lang w:val="en-CA"/>
        </w:rPr>
      </w:pPr>
    </w:p>
    <w:p w:rsidR="00F62275" w:rsidRPr="00340144" w:rsidRDefault="00F62275" w:rsidP="00F62275">
      <w:pPr>
        <w:rPr>
          <w:lang w:val="en-CA"/>
        </w:rPr>
      </w:pPr>
    </w:p>
    <w:p w:rsidR="00C66597" w:rsidRPr="00340144" w:rsidRDefault="00C66597" w:rsidP="00C66597">
      <w:pPr>
        <w:pStyle w:val="Heading3"/>
        <w:ind w:left="1080" w:hanging="1080"/>
      </w:pPr>
      <w:bookmarkStart w:id="92" w:name="_Toc402179406"/>
      <w:bookmarkStart w:id="93" w:name="_Toc443058633"/>
      <w:r w:rsidRPr="00340144">
        <w:t>Business Rules</w:t>
      </w:r>
      <w:bookmarkEnd w:id="92"/>
      <w:bookmarkEnd w:id="93"/>
    </w:p>
    <w:p w:rsidR="00C66597" w:rsidRPr="00340144" w:rsidRDefault="00C66597" w:rsidP="00C66597">
      <w:r w:rsidRPr="00340144">
        <w:t>Not Applicable.</w:t>
      </w:r>
    </w:p>
    <w:p w:rsidR="00C66597" w:rsidRPr="00340144" w:rsidRDefault="00C66597" w:rsidP="00C66597">
      <w:pPr>
        <w:pStyle w:val="Heading3"/>
        <w:ind w:left="1080" w:hanging="1080"/>
      </w:pPr>
      <w:bookmarkStart w:id="94" w:name="_Toc402179407"/>
      <w:bookmarkStart w:id="95" w:name="_Toc443058634"/>
      <w:r w:rsidRPr="00340144">
        <w:rPr>
          <w:rFonts w:cs="Calibri"/>
        </w:rPr>
        <w:t>Supplemental</w:t>
      </w:r>
      <w:r w:rsidRPr="00340144">
        <w:t xml:space="preserve"> Requirements</w:t>
      </w:r>
      <w:bookmarkEnd w:id="94"/>
      <w:bookmarkEnd w:id="95"/>
    </w:p>
    <w:p w:rsidR="00C66597" w:rsidRPr="00340144" w:rsidRDefault="00C66597" w:rsidP="00C66597">
      <w:pPr>
        <w:pStyle w:val="Heading4"/>
      </w:pPr>
      <w:r w:rsidRPr="00340144">
        <w:t>Global Supplemental Requirements</w:t>
      </w:r>
    </w:p>
    <w:p w:rsidR="00C66597" w:rsidRPr="00340144" w:rsidRDefault="00305B1A" w:rsidP="00C66597">
      <w:r w:rsidRPr="00340144">
        <w:t>Not Applicable.</w:t>
      </w:r>
    </w:p>
    <w:p w:rsidR="00C66597" w:rsidRPr="00340144" w:rsidRDefault="00C66597" w:rsidP="00C66597">
      <w:pPr>
        <w:pStyle w:val="Heading4"/>
      </w:pPr>
      <w:r w:rsidRPr="00340144">
        <w:t>Local Supplemental Requirements</w:t>
      </w:r>
    </w:p>
    <w:p w:rsidR="00C66597" w:rsidRPr="00340144" w:rsidRDefault="00C66597" w:rsidP="00C66597">
      <w:r w:rsidRPr="00340144">
        <w:t>None.</w:t>
      </w:r>
    </w:p>
    <w:p w:rsidR="00C66597" w:rsidRPr="00340144" w:rsidRDefault="00C66597" w:rsidP="00C66597">
      <w:pPr>
        <w:pStyle w:val="Heading2"/>
        <w:ind w:left="1080" w:hanging="1080"/>
      </w:pPr>
      <w:bookmarkStart w:id="96" w:name="_Toc443058635"/>
      <w:r w:rsidRPr="00340144">
        <w:t>Dependencies</w:t>
      </w:r>
      <w:bookmarkEnd w:id="96"/>
      <w:r w:rsidRPr="00340144">
        <w:t xml:space="preserve"> </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18"/>
        <w:gridCol w:w="3650"/>
        <w:gridCol w:w="3708"/>
      </w:tblGrid>
      <w:tr w:rsidR="00C66597" w:rsidRPr="00340144" w:rsidTr="00A74D70">
        <w:trPr>
          <w:cnfStyle w:val="100000000000" w:firstRow="1" w:lastRow="0" w:firstColumn="0" w:lastColumn="0" w:oddVBand="0" w:evenVBand="0" w:oddHBand="0" w:evenHBand="0" w:firstRowFirstColumn="0" w:firstRowLastColumn="0" w:lastRowFirstColumn="0" w:lastRowLastColumn="0"/>
          <w:trHeight w:val="395"/>
        </w:trPr>
        <w:tc>
          <w:tcPr>
            <w:tcW w:w="2218" w:type="dxa"/>
            <w:tcBorders>
              <w:top w:val="none" w:sz="0" w:space="0" w:color="auto"/>
              <w:left w:val="none" w:sz="0" w:space="0" w:color="auto"/>
              <w:bottom w:val="none" w:sz="0" w:space="0" w:color="auto"/>
              <w:right w:val="none" w:sz="0" w:space="0" w:color="auto"/>
            </w:tcBorders>
          </w:tcPr>
          <w:p w:rsidR="00C66597" w:rsidRPr="00340144" w:rsidRDefault="00C66597" w:rsidP="00AF5623">
            <w:pPr>
              <w:spacing w:before="0"/>
              <w:rPr>
                <w:b w:val="0"/>
                <w:szCs w:val="22"/>
              </w:rPr>
            </w:pPr>
            <w:r w:rsidRPr="00340144">
              <w:rPr>
                <w:b w:val="0"/>
                <w:szCs w:val="22"/>
              </w:rPr>
              <w:t>Dependency Type</w:t>
            </w:r>
          </w:p>
        </w:tc>
        <w:tc>
          <w:tcPr>
            <w:tcW w:w="3650" w:type="dxa"/>
            <w:tcBorders>
              <w:top w:val="none" w:sz="0" w:space="0" w:color="auto"/>
              <w:left w:val="none" w:sz="0" w:space="0" w:color="auto"/>
              <w:bottom w:val="none" w:sz="0" w:space="0" w:color="auto"/>
              <w:right w:val="none" w:sz="0" w:space="0" w:color="auto"/>
            </w:tcBorders>
          </w:tcPr>
          <w:p w:rsidR="00C66597" w:rsidRPr="00340144" w:rsidRDefault="00C66597" w:rsidP="00AF5623">
            <w:pPr>
              <w:spacing w:before="0"/>
              <w:rPr>
                <w:b w:val="0"/>
                <w:szCs w:val="22"/>
              </w:rPr>
            </w:pPr>
            <w:r w:rsidRPr="00340144">
              <w:rPr>
                <w:b w:val="0"/>
                <w:szCs w:val="22"/>
              </w:rPr>
              <w:t>Description</w:t>
            </w:r>
          </w:p>
        </w:tc>
        <w:tc>
          <w:tcPr>
            <w:tcW w:w="3708" w:type="dxa"/>
            <w:tcBorders>
              <w:top w:val="none" w:sz="0" w:space="0" w:color="auto"/>
              <w:left w:val="none" w:sz="0" w:space="0" w:color="auto"/>
              <w:bottom w:val="none" w:sz="0" w:space="0" w:color="auto"/>
              <w:right w:val="none" w:sz="0" w:space="0" w:color="auto"/>
            </w:tcBorders>
          </w:tcPr>
          <w:p w:rsidR="00C66597" w:rsidRPr="00340144" w:rsidRDefault="00C66597" w:rsidP="00AF5623">
            <w:pPr>
              <w:spacing w:before="0"/>
              <w:rPr>
                <w:b w:val="0"/>
                <w:szCs w:val="22"/>
              </w:rPr>
            </w:pPr>
            <w:r w:rsidRPr="00340144">
              <w:rPr>
                <w:b w:val="0"/>
                <w:szCs w:val="22"/>
              </w:rPr>
              <w:t>Location</w:t>
            </w:r>
          </w:p>
        </w:tc>
      </w:tr>
      <w:tr w:rsidR="00C66597" w:rsidRPr="00340144" w:rsidTr="00A74D70">
        <w:trPr>
          <w:cnfStyle w:val="000000100000" w:firstRow="0" w:lastRow="0" w:firstColumn="0" w:lastColumn="0" w:oddVBand="0" w:evenVBand="0" w:oddHBand="1" w:evenHBand="0" w:firstRowFirstColumn="0" w:firstRowLastColumn="0" w:lastRowFirstColumn="0" w:lastRowLastColumn="0"/>
        </w:trPr>
        <w:tc>
          <w:tcPr>
            <w:tcW w:w="2218" w:type="dxa"/>
            <w:tcBorders>
              <w:right w:val="none" w:sz="0" w:space="0" w:color="auto"/>
            </w:tcBorders>
          </w:tcPr>
          <w:p w:rsidR="00C66597" w:rsidRPr="00340144" w:rsidRDefault="00C66597" w:rsidP="00AF5623">
            <w:pPr>
              <w:spacing w:before="0"/>
              <w:rPr>
                <w:szCs w:val="22"/>
              </w:rPr>
            </w:pPr>
          </w:p>
        </w:tc>
        <w:tc>
          <w:tcPr>
            <w:tcW w:w="3650" w:type="dxa"/>
            <w:tcBorders>
              <w:left w:val="none" w:sz="0" w:space="0" w:color="auto"/>
              <w:right w:val="none" w:sz="0" w:space="0" w:color="auto"/>
            </w:tcBorders>
          </w:tcPr>
          <w:p w:rsidR="00C66597" w:rsidRPr="00340144" w:rsidRDefault="00C66597" w:rsidP="00AF5623">
            <w:pPr>
              <w:spacing w:before="0"/>
            </w:pPr>
          </w:p>
        </w:tc>
        <w:tc>
          <w:tcPr>
            <w:tcW w:w="3708" w:type="dxa"/>
            <w:tcBorders>
              <w:left w:val="none" w:sz="0" w:space="0" w:color="auto"/>
            </w:tcBorders>
          </w:tcPr>
          <w:p w:rsidR="00C66597" w:rsidRPr="00340144" w:rsidRDefault="00C66597" w:rsidP="00AF5623">
            <w:pPr>
              <w:spacing w:before="0"/>
              <w:rPr>
                <w:szCs w:val="22"/>
              </w:rPr>
            </w:pPr>
          </w:p>
        </w:tc>
      </w:tr>
      <w:tr w:rsidR="00C66597" w:rsidRPr="00340144" w:rsidTr="00A74D70">
        <w:trPr>
          <w:cnfStyle w:val="000000010000" w:firstRow="0" w:lastRow="0" w:firstColumn="0" w:lastColumn="0" w:oddVBand="0" w:evenVBand="0" w:oddHBand="0" w:evenHBand="1" w:firstRowFirstColumn="0" w:firstRowLastColumn="0" w:lastRowFirstColumn="0" w:lastRowLastColumn="0"/>
          <w:trHeight w:val="440"/>
        </w:trPr>
        <w:tc>
          <w:tcPr>
            <w:tcW w:w="2218" w:type="dxa"/>
            <w:tcBorders>
              <w:right w:val="none" w:sz="0" w:space="0" w:color="auto"/>
            </w:tcBorders>
          </w:tcPr>
          <w:p w:rsidR="00C66597" w:rsidRPr="00340144" w:rsidRDefault="00C66597" w:rsidP="00AF5623">
            <w:pPr>
              <w:spacing w:before="0"/>
              <w:rPr>
                <w:szCs w:val="22"/>
              </w:rPr>
            </w:pPr>
          </w:p>
        </w:tc>
        <w:tc>
          <w:tcPr>
            <w:tcW w:w="3650" w:type="dxa"/>
            <w:tcBorders>
              <w:left w:val="none" w:sz="0" w:space="0" w:color="auto"/>
              <w:right w:val="none" w:sz="0" w:space="0" w:color="auto"/>
            </w:tcBorders>
          </w:tcPr>
          <w:p w:rsidR="00C66597" w:rsidRPr="00340144" w:rsidRDefault="00C66597" w:rsidP="00AF5623">
            <w:pPr>
              <w:spacing w:before="0"/>
              <w:rPr>
                <w:rFonts w:asciiTheme="minorHAnsi" w:hAnsiTheme="minorHAnsi" w:cstheme="minorHAnsi"/>
                <w:i/>
                <w:color w:val="0000CC"/>
                <w:szCs w:val="22"/>
              </w:rPr>
            </w:pPr>
          </w:p>
        </w:tc>
        <w:tc>
          <w:tcPr>
            <w:tcW w:w="3708" w:type="dxa"/>
            <w:tcBorders>
              <w:left w:val="none" w:sz="0" w:space="0" w:color="auto"/>
            </w:tcBorders>
          </w:tcPr>
          <w:p w:rsidR="00C66597" w:rsidRPr="00340144" w:rsidRDefault="00C66597" w:rsidP="00AF5623">
            <w:pPr>
              <w:spacing w:before="0"/>
              <w:rPr>
                <w:szCs w:val="22"/>
              </w:rPr>
            </w:pPr>
          </w:p>
        </w:tc>
      </w:tr>
      <w:tr w:rsidR="00C66597" w:rsidRPr="00340144" w:rsidTr="00A74D70">
        <w:trPr>
          <w:cnfStyle w:val="000000100000" w:firstRow="0" w:lastRow="0" w:firstColumn="0" w:lastColumn="0" w:oddVBand="0" w:evenVBand="0" w:oddHBand="1" w:evenHBand="0" w:firstRowFirstColumn="0" w:firstRowLastColumn="0" w:lastRowFirstColumn="0" w:lastRowLastColumn="0"/>
          <w:trHeight w:val="440"/>
        </w:trPr>
        <w:tc>
          <w:tcPr>
            <w:tcW w:w="2218" w:type="dxa"/>
            <w:tcBorders>
              <w:right w:val="none" w:sz="0" w:space="0" w:color="auto"/>
            </w:tcBorders>
          </w:tcPr>
          <w:p w:rsidR="00C66597" w:rsidRPr="00340144" w:rsidRDefault="00C66597" w:rsidP="00AF5623">
            <w:pPr>
              <w:spacing w:before="0"/>
              <w:rPr>
                <w:szCs w:val="22"/>
              </w:rPr>
            </w:pPr>
          </w:p>
        </w:tc>
        <w:tc>
          <w:tcPr>
            <w:tcW w:w="3650" w:type="dxa"/>
            <w:tcBorders>
              <w:left w:val="none" w:sz="0" w:space="0" w:color="auto"/>
              <w:right w:val="none" w:sz="0" w:space="0" w:color="auto"/>
            </w:tcBorders>
          </w:tcPr>
          <w:p w:rsidR="00C66597" w:rsidRPr="00340144" w:rsidRDefault="00C66597" w:rsidP="00AF5623">
            <w:pPr>
              <w:spacing w:before="0"/>
            </w:pPr>
          </w:p>
        </w:tc>
        <w:tc>
          <w:tcPr>
            <w:tcW w:w="3708" w:type="dxa"/>
            <w:tcBorders>
              <w:left w:val="none" w:sz="0" w:space="0" w:color="auto"/>
            </w:tcBorders>
          </w:tcPr>
          <w:p w:rsidR="00C66597" w:rsidRPr="00340144" w:rsidRDefault="00C66597" w:rsidP="00AF5623">
            <w:pPr>
              <w:spacing w:before="0"/>
              <w:rPr>
                <w:szCs w:val="22"/>
              </w:rPr>
            </w:pPr>
          </w:p>
        </w:tc>
      </w:tr>
      <w:tr w:rsidR="00C66597" w:rsidRPr="00340144" w:rsidTr="00A74D70">
        <w:trPr>
          <w:cnfStyle w:val="000000010000" w:firstRow="0" w:lastRow="0" w:firstColumn="0" w:lastColumn="0" w:oddVBand="0" w:evenVBand="0" w:oddHBand="0" w:evenHBand="1" w:firstRowFirstColumn="0" w:firstRowLastColumn="0" w:lastRowFirstColumn="0" w:lastRowLastColumn="0"/>
          <w:trHeight w:val="440"/>
        </w:trPr>
        <w:tc>
          <w:tcPr>
            <w:tcW w:w="2218" w:type="dxa"/>
            <w:tcBorders>
              <w:right w:val="none" w:sz="0" w:space="0" w:color="auto"/>
            </w:tcBorders>
          </w:tcPr>
          <w:p w:rsidR="00C66597" w:rsidRPr="00340144" w:rsidRDefault="00C66597" w:rsidP="00AF5623">
            <w:pPr>
              <w:spacing w:before="0"/>
              <w:rPr>
                <w:szCs w:val="22"/>
              </w:rPr>
            </w:pPr>
          </w:p>
        </w:tc>
        <w:tc>
          <w:tcPr>
            <w:tcW w:w="3650" w:type="dxa"/>
            <w:tcBorders>
              <w:left w:val="none" w:sz="0" w:space="0" w:color="auto"/>
              <w:right w:val="none" w:sz="0" w:space="0" w:color="auto"/>
            </w:tcBorders>
          </w:tcPr>
          <w:p w:rsidR="00C66597" w:rsidRPr="00340144" w:rsidRDefault="00C66597" w:rsidP="00AF5623">
            <w:pPr>
              <w:spacing w:before="0"/>
            </w:pPr>
          </w:p>
        </w:tc>
        <w:tc>
          <w:tcPr>
            <w:tcW w:w="3708" w:type="dxa"/>
            <w:tcBorders>
              <w:left w:val="none" w:sz="0" w:space="0" w:color="auto"/>
            </w:tcBorders>
          </w:tcPr>
          <w:p w:rsidR="00C66597" w:rsidRPr="00340144" w:rsidRDefault="00C66597" w:rsidP="00AF5623">
            <w:pPr>
              <w:spacing w:before="0"/>
            </w:pPr>
          </w:p>
        </w:tc>
      </w:tr>
      <w:tr w:rsidR="00C66597" w:rsidRPr="00340144" w:rsidTr="00A74D70">
        <w:trPr>
          <w:cnfStyle w:val="000000100000" w:firstRow="0" w:lastRow="0" w:firstColumn="0" w:lastColumn="0" w:oddVBand="0" w:evenVBand="0" w:oddHBand="1" w:evenHBand="0" w:firstRowFirstColumn="0" w:firstRowLastColumn="0" w:lastRowFirstColumn="0" w:lastRowLastColumn="0"/>
          <w:trHeight w:val="440"/>
        </w:trPr>
        <w:tc>
          <w:tcPr>
            <w:tcW w:w="2218" w:type="dxa"/>
            <w:tcBorders>
              <w:right w:val="none" w:sz="0" w:space="0" w:color="auto"/>
            </w:tcBorders>
          </w:tcPr>
          <w:p w:rsidR="00C66597" w:rsidRPr="00340144" w:rsidRDefault="00C66597" w:rsidP="00AF5623">
            <w:pPr>
              <w:spacing w:before="0"/>
            </w:pPr>
          </w:p>
        </w:tc>
        <w:tc>
          <w:tcPr>
            <w:tcW w:w="3650" w:type="dxa"/>
            <w:tcBorders>
              <w:left w:val="none" w:sz="0" w:space="0" w:color="auto"/>
              <w:right w:val="none" w:sz="0" w:space="0" w:color="auto"/>
            </w:tcBorders>
          </w:tcPr>
          <w:p w:rsidR="00C66597" w:rsidRPr="00340144" w:rsidRDefault="00C66597" w:rsidP="00AF5623">
            <w:pPr>
              <w:spacing w:before="0"/>
            </w:pPr>
          </w:p>
        </w:tc>
        <w:tc>
          <w:tcPr>
            <w:tcW w:w="3708" w:type="dxa"/>
            <w:tcBorders>
              <w:left w:val="none" w:sz="0" w:space="0" w:color="auto"/>
            </w:tcBorders>
          </w:tcPr>
          <w:p w:rsidR="00C66597" w:rsidRPr="00340144" w:rsidRDefault="00C66597" w:rsidP="00AF5623">
            <w:pPr>
              <w:spacing w:before="0"/>
            </w:pPr>
          </w:p>
        </w:tc>
      </w:tr>
    </w:tbl>
    <w:p w:rsidR="00C66597" w:rsidRPr="00340144" w:rsidRDefault="00C66597" w:rsidP="00305B1A">
      <w:pPr>
        <w:pStyle w:val="Heading1"/>
        <w:pageBreakBefore/>
        <w:tabs>
          <w:tab w:val="clear" w:pos="1080"/>
          <w:tab w:val="left" w:pos="540"/>
        </w:tabs>
        <w:spacing w:before="240"/>
        <w:ind w:left="1080" w:hanging="1080"/>
      </w:pPr>
      <w:bookmarkStart w:id="97" w:name="_Toc443058636"/>
      <w:r w:rsidRPr="00340144">
        <w:lastRenderedPageBreak/>
        <w:t>Future Requirements – Post R1</w:t>
      </w:r>
      <w:bookmarkEnd w:id="97"/>
    </w:p>
    <w:p w:rsidR="00C66597" w:rsidRPr="00340144" w:rsidRDefault="00C66597" w:rsidP="00C66597">
      <w:pPr>
        <w:pStyle w:val="Heading2"/>
        <w:rPr>
          <w:lang w:val="en-CA"/>
        </w:rPr>
      </w:pPr>
      <w:bookmarkStart w:id="98" w:name="_Toc443058637"/>
      <w:r w:rsidRPr="00340144">
        <w:rPr>
          <w:lang w:val="en-CA"/>
        </w:rPr>
        <w:t>Overview</w:t>
      </w:r>
      <w:bookmarkEnd w:id="98"/>
    </w:p>
    <w:p w:rsidR="00C66597" w:rsidRPr="00340144" w:rsidRDefault="00C66597" w:rsidP="00C66597">
      <w:r w:rsidRPr="00340144">
        <w:t>This section is reserved for requirements that may have been moved out of a release but need to be kept in-context within this document.  The following SRL sub-epics have been classified as Post R1 in the SRL and will not have test cases written against them.</w:t>
      </w:r>
    </w:p>
    <w:p w:rsidR="00C66597" w:rsidRPr="00340144" w:rsidRDefault="00C66597" w:rsidP="00C66597">
      <w:pPr>
        <w:pStyle w:val="Heading2"/>
        <w:ind w:left="1080" w:hanging="1080"/>
      </w:pPr>
      <w:bookmarkStart w:id="99" w:name="_Toc443058638"/>
      <w:r w:rsidRPr="00340144">
        <w:t>Applicable Sub-Epics</w:t>
      </w:r>
      <w:bookmarkEnd w:id="99"/>
    </w:p>
    <w:p w:rsidR="00C66597" w:rsidRPr="00340144" w:rsidRDefault="00FE5F6D" w:rsidP="00C66597">
      <w:pPr>
        <w:pStyle w:val="Heading3"/>
        <w:ind w:left="1080" w:hanging="1080"/>
      </w:pPr>
      <w:bookmarkStart w:id="100" w:name="_Toc443058639"/>
      <w:r w:rsidRPr="00340144">
        <w:t>Unstructured Source</w:t>
      </w:r>
      <w:r w:rsidR="00C66597" w:rsidRPr="00340144">
        <w:t xml:space="preserve"> – SRL Feature ID#</w:t>
      </w:r>
      <w:bookmarkEnd w:id="100"/>
      <w:r w:rsidR="00C66597" w:rsidRPr="00340144">
        <w:t xml:space="preserve"> </w:t>
      </w:r>
    </w:p>
    <w:p w:rsidR="00FE5F6D" w:rsidRPr="00340144" w:rsidRDefault="00FE5F6D" w:rsidP="00FE5F6D">
      <w:pPr>
        <w:pStyle w:val="Heading3"/>
        <w:ind w:left="1080" w:hanging="1080"/>
      </w:pPr>
      <w:bookmarkStart w:id="101" w:name="_Toc443058640"/>
      <w:r w:rsidRPr="00340144">
        <w:t>Create BPM</w:t>
      </w:r>
      <w:r w:rsidR="00C66597" w:rsidRPr="00340144">
        <w:t xml:space="preserve"> - SRL Feature ID#</w:t>
      </w:r>
      <w:bookmarkEnd w:id="101"/>
      <w:r w:rsidR="00C66597" w:rsidRPr="00340144">
        <w:t xml:space="preserve"> </w:t>
      </w:r>
    </w:p>
    <w:p w:rsidR="00FE5F6D" w:rsidRPr="00340144" w:rsidRDefault="00FE5F6D" w:rsidP="00FE5F6D">
      <w:pPr>
        <w:pStyle w:val="Heading3"/>
        <w:ind w:left="1080" w:hanging="1080"/>
      </w:pPr>
      <w:bookmarkStart w:id="102" w:name="_Toc443058641"/>
      <w:r w:rsidRPr="00340144">
        <w:t>UI for ESL/Documentum - SRL Feature ID#</w:t>
      </w:r>
      <w:bookmarkEnd w:id="102"/>
      <w:r w:rsidRPr="00340144">
        <w:t xml:space="preserve"> </w:t>
      </w:r>
    </w:p>
    <w:p w:rsidR="00FE5F6D" w:rsidRPr="00340144" w:rsidRDefault="00FE5F6D" w:rsidP="00FE5F6D">
      <w:pPr>
        <w:pStyle w:val="Heading3"/>
        <w:ind w:left="1080" w:hanging="1080"/>
      </w:pPr>
      <w:bookmarkStart w:id="103" w:name="_Toc443058642"/>
      <w:bookmarkEnd w:id="103"/>
    </w:p>
    <w:p w:rsidR="00305B1A" w:rsidRPr="00340144" w:rsidRDefault="00305B1A" w:rsidP="00305B1A">
      <w:pPr>
        <w:pStyle w:val="Heading1"/>
        <w:pageBreakBefore/>
        <w:tabs>
          <w:tab w:val="clear" w:pos="1080"/>
          <w:tab w:val="left" w:pos="540"/>
        </w:tabs>
        <w:spacing w:before="240"/>
        <w:ind w:left="1080" w:hanging="1080"/>
        <w:rPr>
          <w:lang w:val="en-CA"/>
        </w:rPr>
      </w:pPr>
      <w:bookmarkStart w:id="104" w:name="_Toc443058643"/>
      <w:r w:rsidRPr="00340144">
        <w:lastRenderedPageBreak/>
        <w:t>Appendix A – Provider to Source Table</w:t>
      </w:r>
      <w:bookmarkEnd w:id="104"/>
    </w:p>
    <w:p w:rsidR="00305B1A" w:rsidRPr="00340144" w:rsidRDefault="008E5377" w:rsidP="00305B1A">
      <w:r w:rsidRPr="00340144">
        <w:t xml:space="preserve">The source for this document is located at: </w:t>
      </w:r>
    </w:p>
    <w:p w:rsidR="008E5377" w:rsidRPr="00340144" w:rsidRDefault="008E5377" w:rsidP="00305B1A"/>
    <w:tbl>
      <w:tblPr>
        <w:tblW w:w="11853" w:type="dxa"/>
        <w:tblInd w:w="-882" w:type="dxa"/>
        <w:tblLook w:val="04A0" w:firstRow="1" w:lastRow="0" w:firstColumn="1" w:lastColumn="0" w:noHBand="0" w:noVBand="1"/>
      </w:tblPr>
      <w:tblGrid>
        <w:gridCol w:w="960"/>
        <w:gridCol w:w="828"/>
        <w:gridCol w:w="830"/>
        <w:gridCol w:w="894"/>
        <w:gridCol w:w="2080"/>
        <w:gridCol w:w="2101"/>
        <w:gridCol w:w="1960"/>
        <w:gridCol w:w="2200"/>
      </w:tblGrid>
      <w:tr w:rsidR="00305B1A" w:rsidRPr="00340144" w:rsidTr="00D227FF">
        <w:trPr>
          <w:trHeight w:val="705"/>
        </w:trPr>
        <w:tc>
          <w:tcPr>
            <w:tcW w:w="960" w:type="dxa"/>
            <w:tcBorders>
              <w:top w:val="nil"/>
              <w:left w:val="single" w:sz="4" w:space="0" w:color="auto"/>
              <w:bottom w:val="single" w:sz="4" w:space="0" w:color="auto"/>
              <w:right w:val="single" w:sz="4" w:space="0" w:color="auto"/>
            </w:tcBorders>
            <w:shd w:val="clear" w:color="000000" w:fill="95B3D7"/>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ID</w:t>
            </w:r>
          </w:p>
        </w:tc>
        <w:tc>
          <w:tcPr>
            <w:tcW w:w="828" w:type="dxa"/>
            <w:tcBorders>
              <w:top w:val="nil"/>
              <w:left w:val="nil"/>
              <w:bottom w:val="single" w:sz="4" w:space="0" w:color="auto"/>
              <w:right w:val="single" w:sz="4" w:space="0" w:color="auto"/>
            </w:tcBorders>
            <w:shd w:val="clear" w:color="000000" w:fill="95B3D7"/>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JODA_CD</w:t>
            </w:r>
          </w:p>
        </w:tc>
        <w:tc>
          <w:tcPr>
            <w:tcW w:w="830" w:type="dxa"/>
            <w:tcBorders>
              <w:top w:val="nil"/>
              <w:left w:val="nil"/>
              <w:bottom w:val="single" w:sz="4" w:space="0" w:color="auto"/>
              <w:right w:val="single" w:sz="4" w:space="0" w:color="auto"/>
            </w:tcBorders>
            <w:shd w:val="clear" w:color="000000" w:fill="95B3D7"/>
            <w:vAlign w:val="center"/>
            <w:hideMark/>
          </w:tcPr>
          <w:p w:rsidR="00305B1A" w:rsidRPr="00340144" w:rsidRDefault="00305B1A" w:rsidP="00305B1A">
            <w:pPr>
              <w:spacing w:before="0"/>
              <w:jc w:val="center"/>
              <w:rPr>
                <w:color w:val="000000"/>
                <w:sz w:val="16"/>
                <w:szCs w:val="16"/>
              </w:rPr>
            </w:pPr>
            <w:r w:rsidRPr="00340144">
              <w:rPr>
                <w:color w:val="000000"/>
                <w:sz w:val="16"/>
                <w:szCs w:val="16"/>
              </w:rPr>
              <w:t>FRMT_</w:t>
            </w:r>
            <w:r w:rsidRPr="00340144">
              <w:rPr>
                <w:color w:val="000000"/>
                <w:sz w:val="16"/>
                <w:szCs w:val="16"/>
              </w:rPr>
              <w:br/>
              <w:t>SEQNBR</w:t>
            </w:r>
          </w:p>
        </w:tc>
        <w:tc>
          <w:tcPr>
            <w:tcW w:w="894" w:type="dxa"/>
            <w:tcBorders>
              <w:top w:val="nil"/>
              <w:left w:val="nil"/>
              <w:bottom w:val="single" w:sz="4" w:space="0" w:color="auto"/>
              <w:right w:val="single" w:sz="4" w:space="0" w:color="auto"/>
            </w:tcBorders>
            <w:shd w:val="clear" w:color="000000" w:fill="95B3D7"/>
            <w:vAlign w:val="center"/>
            <w:hideMark/>
          </w:tcPr>
          <w:p w:rsidR="00305B1A" w:rsidRPr="00340144" w:rsidRDefault="00305B1A" w:rsidP="00305B1A">
            <w:pPr>
              <w:spacing w:before="0"/>
              <w:jc w:val="center"/>
              <w:rPr>
                <w:color w:val="000000"/>
                <w:sz w:val="16"/>
                <w:szCs w:val="16"/>
              </w:rPr>
            </w:pPr>
            <w:r w:rsidRPr="00340144">
              <w:rPr>
                <w:color w:val="000000"/>
                <w:sz w:val="16"/>
                <w:szCs w:val="16"/>
              </w:rPr>
              <w:t>SIM_DEV_</w:t>
            </w:r>
            <w:r w:rsidRPr="00340144">
              <w:rPr>
                <w:color w:val="000000"/>
                <w:sz w:val="16"/>
                <w:szCs w:val="16"/>
              </w:rPr>
              <w:br/>
              <w:t>SEQNBR</w:t>
            </w:r>
          </w:p>
        </w:tc>
        <w:tc>
          <w:tcPr>
            <w:tcW w:w="2080" w:type="dxa"/>
            <w:tcBorders>
              <w:top w:val="nil"/>
              <w:left w:val="nil"/>
              <w:bottom w:val="single" w:sz="4" w:space="0" w:color="auto"/>
              <w:right w:val="single" w:sz="4" w:space="0" w:color="auto"/>
            </w:tcBorders>
            <w:shd w:val="clear" w:color="000000" w:fill="95B3D7"/>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SIM_PROV_TXT</w:t>
            </w:r>
          </w:p>
        </w:tc>
        <w:tc>
          <w:tcPr>
            <w:tcW w:w="2101" w:type="dxa"/>
            <w:tcBorders>
              <w:top w:val="nil"/>
              <w:left w:val="nil"/>
              <w:bottom w:val="single" w:sz="4" w:space="0" w:color="auto"/>
              <w:right w:val="single" w:sz="4" w:space="0" w:color="auto"/>
            </w:tcBorders>
            <w:shd w:val="clear" w:color="000000" w:fill="95B3D7"/>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SIM_FRMT_TXT</w:t>
            </w:r>
          </w:p>
        </w:tc>
        <w:tc>
          <w:tcPr>
            <w:tcW w:w="1960" w:type="dxa"/>
            <w:tcBorders>
              <w:top w:val="nil"/>
              <w:left w:val="nil"/>
              <w:bottom w:val="single" w:sz="4" w:space="0" w:color="auto"/>
              <w:right w:val="single" w:sz="4" w:space="0" w:color="auto"/>
            </w:tcBorders>
            <w:shd w:val="clear" w:color="000000" w:fill="95B3D7"/>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COVRG_AREA</w:t>
            </w:r>
          </w:p>
        </w:tc>
        <w:tc>
          <w:tcPr>
            <w:tcW w:w="2200" w:type="dxa"/>
            <w:tcBorders>
              <w:top w:val="nil"/>
              <w:left w:val="nil"/>
              <w:bottom w:val="single" w:sz="4" w:space="0" w:color="auto"/>
              <w:right w:val="single" w:sz="4" w:space="0" w:color="auto"/>
            </w:tcBorders>
            <w:shd w:val="clear" w:color="000000" w:fill="95B3D7"/>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comments</w:t>
            </w:r>
          </w:p>
        </w:tc>
      </w:tr>
      <w:tr w:rsidR="00305B1A" w:rsidRPr="00340144" w:rsidTr="00D227FF">
        <w:trPr>
          <w:trHeight w:val="465"/>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500011</w:t>
            </w:r>
          </w:p>
        </w:tc>
        <w:tc>
          <w:tcPr>
            <w:tcW w:w="828"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jc w:val="center"/>
              <w:rPr>
                <w:color w:val="000000"/>
                <w:sz w:val="16"/>
                <w:szCs w:val="16"/>
              </w:rPr>
            </w:pPr>
            <w:r w:rsidRPr="00340144">
              <w:rPr>
                <w:color w:val="000000"/>
                <w:sz w:val="16"/>
                <w:szCs w:val="16"/>
              </w:rPr>
              <w:t>50001</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MISC</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Misc use worldwide</w:t>
            </w:r>
          </w:p>
        </w:tc>
        <w:tc>
          <w:tcPr>
            <w:tcW w:w="220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"Last resort" until a new format can be added to SIM</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71</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USA_FAA</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DOF_FULL_DAT</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USA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11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82</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3</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USA_FAA</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DOF_CHANGE_DAT</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USA and possns</w:t>
            </w:r>
          </w:p>
        </w:tc>
        <w:tc>
          <w:tcPr>
            <w:tcW w:w="220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note that JS decided no Univ Spec File option for DOF; also for SIM interface cannot choose this plus check SIM Compare checkbox</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651</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65</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4</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AIP_FINLAND</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eTOD_FNLND_CSV</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Finland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652</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65</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5</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AIP_FINLAND</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Finland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18691</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1869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6</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USA_NGS_ODS</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NGS_ODS_TXT</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USA airport surveys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18692</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1869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7</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USA_NGS_ODS</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USA airport surveys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551</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55</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8</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AIP_UK_CIVILIAN</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eTOD_UKCIVALL_EXCL</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UK civilian airports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552</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55</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9</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AIP_UK_CIVILIAN</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UK civilian airports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1721</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172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10</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AIP_SPAIN</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eTOD_SPN_ARPT1_CSV</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Spain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1722</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172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11</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AIP_SPAIN</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eTOD_SPN_ARPT2_CSV</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Spain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1723</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172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3</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12</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AIP_SPAIN</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eTOD_SPN_ENR_CSV</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Spain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1724</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172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4</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13</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AIP_SPAIN</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Spain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17341</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1734</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14</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AIP_TURKEY</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eTOD_TURKARPT_EXCL</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Turkey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17342</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1734</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15</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AIP_TURKEY</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eTOD_TURKENR_EXCL</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Turkey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17343</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1734</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3</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16</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AIP_TURKEY</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Turkey and possns</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18691</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1869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17</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USA_DVOF</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DVOF_FULL_TXT</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Many nations not just USA</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18692</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1869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18</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USA_DVOF</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Many nations not just USA</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23411</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2341</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19</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UK_RAF_RESTRICTED</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UK_RAF_RESTRICTED</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UK royal airforce data</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23412</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2341</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20</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UK_RAF_RESTRICTED</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UK royal airforce data</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1051</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105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21</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AIP_LATVIA</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eTOD_LATVIA_XML</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Latvia</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1052</w:t>
            </w:r>
          </w:p>
        </w:tc>
        <w:tc>
          <w:tcPr>
            <w:tcW w:w="828"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105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22</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AIP_LATVIA</w:t>
            </w:r>
          </w:p>
        </w:tc>
        <w:tc>
          <w:tcPr>
            <w:tcW w:w="2101"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Latvia</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1031</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103</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23</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AIP_SWITZERLAND</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eTOD_SWISS_XML</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Switzerland</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000000" w:fill="B7DEE8"/>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1032</w:t>
            </w:r>
          </w:p>
        </w:tc>
        <w:tc>
          <w:tcPr>
            <w:tcW w:w="828"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103</w:t>
            </w:r>
          </w:p>
        </w:tc>
        <w:tc>
          <w:tcPr>
            <w:tcW w:w="83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w:t>
            </w:r>
          </w:p>
        </w:tc>
        <w:tc>
          <w:tcPr>
            <w:tcW w:w="894"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24</w:t>
            </w:r>
          </w:p>
        </w:tc>
        <w:tc>
          <w:tcPr>
            <w:tcW w:w="2080"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AIP_SWITZERLAND</w:t>
            </w:r>
          </w:p>
        </w:tc>
        <w:tc>
          <w:tcPr>
            <w:tcW w:w="2101" w:type="dxa"/>
            <w:tcBorders>
              <w:top w:val="nil"/>
              <w:left w:val="nil"/>
              <w:bottom w:val="single" w:sz="4" w:space="0" w:color="auto"/>
              <w:right w:val="single" w:sz="4" w:space="0" w:color="auto"/>
            </w:tcBorders>
            <w:shd w:val="clear" w:color="000000" w:fill="B7DEE8"/>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000000" w:fill="B7DEE8"/>
            <w:noWrap/>
            <w:vAlign w:val="bottom"/>
            <w:hideMark/>
          </w:tcPr>
          <w:p w:rsidR="00305B1A" w:rsidRPr="00340144" w:rsidRDefault="00305B1A" w:rsidP="00305B1A">
            <w:pPr>
              <w:spacing w:before="0"/>
              <w:rPr>
                <w:color w:val="000000"/>
                <w:sz w:val="16"/>
                <w:szCs w:val="16"/>
              </w:rPr>
            </w:pPr>
            <w:r w:rsidRPr="00340144">
              <w:rPr>
                <w:color w:val="000000"/>
                <w:sz w:val="16"/>
                <w:szCs w:val="16"/>
              </w:rPr>
              <w:t>Switzerland</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NIMA ECHUM</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CAR/SAM/NAM</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ARUBA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lastRenderedPageBreak/>
              <w:t>191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EASTERN CARRIBEAN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PANAMA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BERMUDA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COLOMBIA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Guyana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JAPAN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Vietnam</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331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33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CANADA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561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56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SLOVAK REPUBLIC</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571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57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DENMARK</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581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58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Belgium and G.D Luxembourg</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601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60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BAHRAIN FIR</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611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61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CZECH REPUBLIC</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671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67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HONG KONG</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681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68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GHANA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691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69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MALDIVES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701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70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Republic of Mauritius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721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72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SEYCHELLES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791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79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MALAYSIA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1061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106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LITHUANIA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1071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107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SAUDI ARABIA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1081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108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Cabo Verde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1101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110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IRELAND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1111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111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GREENLAND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1131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113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ISLAMIC REPUBLIC OF IRAN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1271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127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TUNISIA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1281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128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ICELAND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1301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130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UGANDA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1311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131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EGYPT</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1321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132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BANGLADESH</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1331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133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UNITED ARAB EMIRATES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1341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134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Mongolia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1361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136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ESTONIA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1371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137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BOTSWANA , REPUBLIC OF</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1401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140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SOUTH AFRICA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1421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142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CYPRUS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1431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143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Austria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lastRenderedPageBreak/>
              <w:t>1441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144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ITALY</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1481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148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HUNGARY</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REPUBLIC OF YEMEN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PORTUGAL</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NORWAY</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1621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162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POLAND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1661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166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PAKISTAN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GEORGIA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SYRIA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INDIA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TUVALU</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PERU</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ECUADOR</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HONDURAS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BARBADOS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Kingdom of Cambodia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CAYMAN ISLANDS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REPUBLIC OF KOREA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SINGAPORE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URUGUAY</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2371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237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AUSTRALIA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2391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239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PACIFIC</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2401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240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Thailand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BRAZIL</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ARGENTINA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CHILE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SURINAME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NETHERLANDS ANTILLES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MEXICO</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HAITI</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DOMINICAN REPUBLIC</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French Guiana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15191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1519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JAMACIA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15201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1520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PARAGUAY</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17041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1704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Algeria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17051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1705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Angola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17061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1706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ASECNA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lastRenderedPageBreak/>
              <w:t>17111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1711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Djibouti</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17131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1713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Ethiopia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17141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1714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France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17151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1715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Greece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17171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1717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Jordan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17181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1718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Kenya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17191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1719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KUWAIT</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1720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Libya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1721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Malawi</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1722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Malta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1724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Namibia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1725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Nepal</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1727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Nigeria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1728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Oman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17291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1729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Reunion &amp; Mayotte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17321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1732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Slovenia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17331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1733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Sweden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17361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1736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Zimbabwe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17641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1764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France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17651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1765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Germany</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17691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1769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VENEZUELA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17701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1770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TURKS &amp; CAICOS ISLANDS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17721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1772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FRENCH REPUBLIC PAC-P</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17731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1773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FRENCH REPUBLIC PAC-N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17751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1775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CROATIA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17811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1781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MOZAMBIQUE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18051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1805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Laos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18071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1807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Papua New Guinea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18091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1809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Bahamas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18111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1811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Brunei</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18151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1815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China, Republic of (Taiwan)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18171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1817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Cuba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18211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1821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Guatemala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18271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1827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Myanmar, Union of</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18291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1829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New Zealand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18311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1831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Nicaragua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18371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1837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Philippines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lastRenderedPageBreak/>
              <w:t>18431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1843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Costa Rica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18451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1845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El Salvador</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18571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1857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UKRAINE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18671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1867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CONGO</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18871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1887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MACAU</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18911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1891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MOROCCO</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18941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1894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Azerbaijan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18991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1899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KAZAKHSTAN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19011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1901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ZAMBIA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19031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1903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BURUNDI</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19061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1906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Turkish Rep.of Northern Cyprus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19071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1907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GAMBIA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19091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1909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BOSNIA AND HERZEGOVINA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19111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1911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SWAZILAND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19121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1912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Bulgaria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19171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1917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CHINA PEOPLES REPUBLIC of</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19191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1919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UZBEKISTAN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19211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1921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Roberts FIR</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19231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1923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MACEDONIA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19251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1925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SUDAN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19271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1927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RWANDA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19291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1929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MOLDOVA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19311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1931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BOLIVIA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19331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1933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SRI LANKA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19361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1936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ISRAEL</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19371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1937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LEBANON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19391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1939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D.P.R. KOREA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19411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1941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BELIZE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19511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1951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FIJI</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19571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1957</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INDONESIA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19651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1965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US-DOD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19721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1972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TONGA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19811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1981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BUTHAN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19831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1983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Serbia and Montenegro</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19851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1985</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Yemen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19861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1986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Albania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19891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1989</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Italy</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lastRenderedPageBreak/>
              <w:t>19911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1991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KOSOVO</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19921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1992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Central Africian Republic</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19931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1993</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South African Air Force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20121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2012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ROMANIA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20141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2014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Faroe Islands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20261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2026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GERMANY</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20341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2034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NETHERLANDS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20721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2072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Tanzania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20741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2074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RUSSIA AND CIS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20861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2086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UK MIL AIP</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20881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2088</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Portugal</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20921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2092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Armenia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21021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2102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NETHERLANDS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21101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2110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Afghanistan</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21261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2126</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IRAQ</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21301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2130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BELGIUM</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21401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2140</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DENMARK</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21421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2142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HUNGARY</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22611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2261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SAMOA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23421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2342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POLAND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24621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2462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VFR AIP PORTUGAL</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25441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2544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VFR POLAND</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25821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2582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KYRGYZ REPUBLIC</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26221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2622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BELARUS</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27021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2702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Greece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27811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2781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CUBA</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28221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2822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MIL AIP CZECH REPUBLIC</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29421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2942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VFR AIP Serbia and Montenegro</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29841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2984</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HEL AIP France</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33011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3301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Republic of Madagascar</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40144"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34211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3421</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Benin, Peoples Republic Of</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r>
      <w:tr w:rsidR="00305B1A" w:rsidRPr="00305B1A" w:rsidTr="00D22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05B1A" w:rsidRPr="00340144" w:rsidRDefault="00305B1A" w:rsidP="00305B1A">
            <w:pPr>
              <w:spacing w:before="0"/>
              <w:jc w:val="center"/>
              <w:rPr>
                <w:color w:val="000000"/>
                <w:sz w:val="16"/>
                <w:szCs w:val="16"/>
              </w:rPr>
            </w:pPr>
            <w:r w:rsidRPr="00340144">
              <w:rPr>
                <w:color w:val="000000"/>
                <w:sz w:val="16"/>
                <w:szCs w:val="16"/>
              </w:rPr>
              <w:t>34621</w:t>
            </w:r>
          </w:p>
        </w:tc>
        <w:tc>
          <w:tcPr>
            <w:tcW w:w="828"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jc w:val="center"/>
              <w:rPr>
                <w:rFonts w:ascii="Arial" w:hAnsi="Arial" w:cs="Arial"/>
                <w:color w:val="000000"/>
                <w:sz w:val="16"/>
                <w:szCs w:val="16"/>
              </w:rPr>
            </w:pPr>
            <w:r w:rsidRPr="00340144">
              <w:rPr>
                <w:rFonts w:ascii="Arial" w:hAnsi="Arial" w:cs="Arial"/>
                <w:color w:val="000000"/>
                <w:sz w:val="16"/>
                <w:szCs w:val="16"/>
              </w:rPr>
              <w:t>3462</w:t>
            </w:r>
          </w:p>
        </w:tc>
        <w:tc>
          <w:tcPr>
            <w:tcW w:w="830"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jc w:val="center"/>
              <w:rPr>
                <w:color w:val="000000"/>
                <w:sz w:val="16"/>
                <w:szCs w:val="16"/>
              </w:rPr>
            </w:pPr>
            <w:r w:rsidRPr="00340144">
              <w:rPr>
                <w:color w:val="000000"/>
                <w:sz w:val="16"/>
                <w:szCs w:val="16"/>
              </w:rPr>
              <w:t>1</w:t>
            </w:r>
          </w:p>
        </w:tc>
        <w:tc>
          <w:tcPr>
            <w:tcW w:w="894" w:type="dxa"/>
            <w:tcBorders>
              <w:top w:val="nil"/>
              <w:left w:val="nil"/>
              <w:bottom w:val="single" w:sz="4" w:space="0" w:color="auto"/>
              <w:right w:val="single" w:sz="4" w:space="0" w:color="auto"/>
            </w:tcBorders>
            <w:shd w:val="clear" w:color="auto" w:fill="auto"/>
            <w:noWrap/>
            <w:vAlign w:val="bottom"/>
            <w:hideMark/>
          </w:tcPr>
          <w:p w:rsidR="00305B1A" w:rsidRPr="00340144" w:rsidRDefault="00305B1A" w:rsidP="00305B1A">
            <w:pPr>
              <w:spacing w:before="0"/>
              <w:rPr>
                <w:color w:val="000000"/>
                <w:sz w:val="16"/>
                <w:szCs w:val="16"/>
              </w:rPr>
            </w:pPr>
            <w:r w:rsidRPr="00340144">
              <w:rPr>
                <w:color w:val="000000"/>
                <w:sz w:val="16"/>
                <w:szCs w:val="16"/>
              </w:rPr>
              <w:t> </w:t>
            </w:r>
          </w:p>
        </w:tc>
        <w:tc>
          <w:tcPr>
            <w:tcW w:w="2080" w:type="dxa"/>
            <w:tcBorders>
              <w:top w:val="nil"/>
              <w:left w:val="nil"/>
              <w:bottom w:val="single" w:sz="4" w:space="0" w:color="auto"/>
              <w:right w:val="single" w:sz="4" w:space="0" w:color="auto"/>
            </w:tcBorders>
            <w:shd w:val="clear" w:color="auto" w:fill="auto"/>
            <w:vAlign w:val="bottom"/>
            <w:hideMark/>
          </w:tcPr>
          <w:p w:rsidR="00305B1A" w:rsidRPr="00340144" w:rsidRDefault="00305B1A" w:rsidP="00305B1A">
            <w:pPr>
              <w:spacing w:before="0"/>
              <w:rPr>
                <w:rFonts w:ascii="Arial" w:hAnsi="Arial" w:cs="Arial"/>
                <w:color w:val="000000"/>
                <w:sz w:val="16"/>
                <w:szCs w:val="16"/>
              </w:rPr>
            </w:pPr>
            <w:r w:rsidRPr="00340144">
              <w:rPr>
                <w:rFonts w:ascii="Arial" w:hAnsi="Arial" w:cs="Arial"/>
                <w:color w:val="000000"/>
                <w:sz w:val="16"/>
                <w:szCs w:val="16"/>
              </w:rPr>
              <w:t>AIP QATAR</w:t>
            </w:r>
          </w:p>
        </w:tc>
        <w:tc>
          <w:tcPr>
            <w:tcW w:w="2101" w:type="dxa"/>
            <w:tcBorders>
              <w:top w:val="nil"/>
              <w:left w:val="nil"/>
              <w:bottom w:val="single" w:sz="4" w:space="0" w:color="auto"/>
              <w:right w:val="single" w:sz="4" w:space="0" w:color="auto"/>
            </w:tcBorders>
            <w:shd w:val="clear" w:color="000000" w:fill="F2F2F2"/>
            <w:vAlign w:val="bottom"/>
            <w:hideMark/>
          </w:tcPr>
          <w:p w:rsidR="00305B1A" w:rsidRPr="00305B1A" w:rsidRDefault="00305B1A" w:rsidP="00305B1A">
            <w:pPr>
              <w:spacing w:before="0"/>
              <w:rPr>
                <w:rFonts w:ascii="Arial" w:hAnsi="Arial" w:cs="Arial"/>
                <w:color w:val="000000"/>
                <w:sz w:val="16"/>
                <w:szCs w:val="16"/>
              </w:rPr>
            </w:pPr>
            <w:r w:rsidRPr="00340144">
              <w:rPr>
                <w:rFonts w:ascii="Arial" w:hAnsi="Arial" w:cs="Arial"/>
                <w:color w:val="000000"/>
                <w:sz w:val="16"/>
                <w:szCs w:val="16"/>
              </w:rPr>
              <w:t>UNIV_SPEC_FILE</w:t>
            </w:r>
          </w:p>
        </w:tc>
        <w:tc>
          <w:tcPr>
            <w:tcW w:w="1960" w:type="dxa"/>
            <w:tcBorders>
              <w:top w:val="nil"/>
              <w:left w:val="nil"/>
              <w:bottom w:val="single" w:sz="4" w:space="0" w:color="auto"/>
              <w:right w:val="single" w:sz="4" w:space="0" w:color="auto"/>
            </w:tcBorders>
            <w:shd w:val="clear" w:color="auto" w:fill="auto"/>
            <w:noWrap/>
            <w:vAlign w:val="bottom"/>
            <w:hideMark/>
          </w:tcPr>
          <w:p w:rsidR="00305B1A" w:rsidRPr="00305B1A" w:rsidRDefault="00305B1A" w:rsidP="00305B1A">
            <w:pPr>
              <w:spacing w:before="0"/>
              <w:rPr>
                <w:color w:val="000000"/>
                <w:sz w:val="16"/>
                <w:szCs w:val="16"/>
              </w:rPr>
            </w:pPr>
            <w:r w:rsidRPr="00305B1A">
              <w:rPr>
                <w:color w:val="000000"/>
                <w:sz w:val="16"/>
                <w:szCs w:val="16"/>
              </w:rPr>
              <w:t> </w:t>
            </w:r>
          </w:p>
        </w:tc>
        <w:tc>
          <w:tcPr>
            <w:tcW w:w="2200" w:type="dxa"/>
            <w:tcBorders>
              <w:top w:val="nil"/>
              <w:left w:val="nil"/>
              <w:bottom w:val="single" w:sz="4" w:space="0" w:color="auto"/>
              <w:right w:val="single" w:sz="4" w:space="0" w:color="auto"/>
            </w:tcBorders>
            <w:shd w:val="clear" w:color="auto" w:fill="auto"/>
            <w:noWrap/>
            <w:vAlign w:val="bottom"/>
            <w:hideMark/>
          </w:tcPr>
          <w:p w:rsidR="00305B1A" w:rsidRPr="00305B1A" w:rsidRDefault="00305B1A" w:rsidP="00305B1A">
            <w:pPr>
              <w:spacing w:before="0"/>
              <w:rPr>
                <w:color w:val="000000"/>
                <w:sz w:val="16"/>
                <w:szCs w:val="16"/>
              </w:rPr>
            </w:pPr>
            <w:r w:rsidRPr="00305B1A">
              <w:rPr>
                <w:color w:val="000000"/>
                <w:sz w:val="16"/>
                <w:szCs w:val="16"/>
              </w:rPr>
              <w:t> </w:t>
            </w:r>
          </w:p>
        </w:tc>
      </w:tr>
    </w:tbl>
    <w:p w:rsidR="00FE5F6D" w:rsidRPr="00FE5F6D" w:rsidRDefault="00FE5F6D" w:rsidP="00FE5F6D"/>
    <w:sectPr w:rsidR="00FE5F6D" w:rsidRPr="00FE5F6D" w:rsidSect="00D10F4E">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150" w:rsidRDefault="001D7150">
      <w:r>
        <w:separator/>
      </w:r>
    </w:p>
  </w:endnote>
  <w:endnote w:type="continuationSeparator" w:id="0">
    <w:p w:rsidR="001D7150" w:rsidRDefault="001D7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ms Rmn">
    <w:panose1 w:val="020206030405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000" w:firstRow="0" w:lastRow="0" w:firstColumn="0" w:lastColumn="0" w:noHBand="0" w:noVBand="0"/>
    </w:tblPr>
    <w:tblGrid>
      <w:gridCol w:w="2815"/>
      <w:gridCol w:w="6070"/>
      <w:gridCol w:w="1105"/>
    </w:tblGrid>
    <w:tr w:rsidR="00605A6A" w:rsidRPr="0090163B" w:rsidTr="007A1F0C">
      <w:trPr>
        <w:trHeight w:val="430"/>
      </w:trPr>
      <w:tc>
        <w:tcPr>
          <w:tcW w:w="1409" w:type="pct"/>
          <w:tcBorders>
            <w:top w:val="single" w:sz="4" w:space="0" w:color="auto"/>
          </w:tcBorders>
        </w:tcPr>
        <w:p w:rsidR="00605A6A" w:rsidRPr="0090163B" w:rsidRDefault="00605A6A" w:rsidP="00103501">
          <w:pPr>
            <w:tabs>
              <w:tab w:val="center" w:pos="4680"/>
              <w:tab w:val="right" w:pos="9360"/>
            </w:tabs>
            <w:spacing w:before="6"/>
            <w:ind w:right="359"/>
            <w:rPr>
              <w:sz w:val="18"/>
              <w:szCs w:val="18"/>
            </w:rPr>
          </w:pPr>
          <w:bookmarkStart w:id="1" w:name="_Toc18296881"/>
          <w:bookmarkStart w:id="2" w:name="_Toc18310763"/>
          <w:bookmarkStart w:id="3" w:name="_Toc18310877"/>
          <w:bookmarkStart w:id="4" w:name="_Toc18311568"/>
          <w:bookmarkStart w:id="5" w:name="_Toc18380269"/>
          <w:bookmarkStart w:id="6" w:name="_Toc18380694"/>
          <w:bookmarkStart w:id="7" w:name="_Toc20040289"/>
          <w:bookmarkEnd w:id="1"/>
          <w:bookmarkEnd w:id="2"/>
          <w:bookmarkEnd w:id="3"/>
          <w:bookmarkEnd w:id="4"/>
          <w:bookmarkEnd w:id="5"/>
          <w:bookmarkEnd w:id="6"/>
          <w:bookmarkEnd w:id="7"/>
        </w:p>
      </w:tc>
      <w:tc>
        <w:tcPr>
          <w:tcW w:w="3038" w:type="pct"/>
          <w:tcBorders>
            <w:top w:val="single" w:sz="4" w:space="0" w:color="auto"/>
          </w:tcBorders>
        </w:tcPr>
        <w:p w:rsidR="00605A6A" w:rsidRPr="0090163B" w:rsidRDefault="00605A6A" w:rsidP="00103501">
          <w:pPr>
            <w:tabs>
              <w:tab w:val="left" w:pos="4414"/>
              <w:tab w:val="center" w:pos="4680"/>
              <w:tab w:val="right" w:pos="9360"/>
            </w:tabs>
            <w:spacing w:before="6"/>
            <w:ind w:right="1210"/>
            <w:jc w:val="center"/>
            <w:rPr>
              <w:sz w:val="18"/>
              <w:szCs w:val="18"/>
            </w:rPr>
          </w:pPr>
          <w:r>
            <w:rPr>
              <w:rFonts w:ascii="Tms Rmn" w:hAnsi="Tms Rmn" w:cs="Tms Rmn"/>
              <w:b/>
              <w:bCs/>
              <w:color w:val="000000"/>
              <w:sz w:val="18"/>
              <w:szCs w:val="18"/>
            </w:rPr>
            <w:t>Copyright © 2016</w:t>
          </w:r>
          <w:r w:rsidRPr="0090163B">
            <w:rPr>
              <w:rFonts w:ascii="Tms Rmn" w:hAnsi="Tms Rmn" w:cs="Tms Rmn"/>
              <w:b/>
              <w:bCs/>
              <w:color w:val="000000"/>
              <w:sz w:val="18"/>
              <w:szCs w:val="18"/>
            </w:rPr>
            <w:t>, Jeppesen.  All rights reserved.</w:t>
          </w:r>
        </w:p>
      </w:tc>
      <w:tc>
        <w:tcPr>
          <w:tcW w:w="553" w:type="pct"/>
          <w:tcBorders>
            <w:top w:val="single" w:sz="4" w:space="0" w:color="auto"/>
          </w:tcBorders>
        </w:tcPr>
        <w:p w:rsidR="00605A6A" w:rsidRPr="0090163B" w:rsidRDefault="00605A6A" w:rsidP="00103501">
          <w:pPr>
            <w:tabs>
              <w:tab w:val="left" w:pos="-346"/>
              <w:tab w:val="left" w:pos="373"/>
              <w:tab w:val="center" w:pos="4680"/>
              <w:tab w:val="right" w:pos="9360"/>
            </w:tabs>
            <w:spacing w:before="6"/>
            <w:ind w:left="-641" w:right="540" w:firstLine="78"/>
            <w:jc w:val="right"/>
            <w:rPr>
              <w:sz w:val="18"/>
              <w:szCs w:val="18"/>
            </w:rPr>
          </w:pPr>
          <w:r>
            <w:rPr>
              <w:rFonts w:ascii="Arial" w:hAnsi="Arial"/>
              <w:sz w:val="18"/>
            </w:rPr>
            <w:fldChar w:fldCharType="begin"/>
          </w:r>
          <w:r>
            <w:rPr>
              <w:rFonts w:ascii="Arial" w:hAnsi="Arial"/>
              <w:sz w:val="18"/>
            </w:rPr>
            <w:instrText xml:space="preserve"> PAGE  \* Arabic </w:instrText>
          </w:r>
          <w:r>
            <w:rPr>
              <w:rFonts w:ascii="Arial" w:hAnsi="Arial"/>
              <w:sz w:val="18"/>
            </w:rPr>
            <w:fldChar w:fldCharType="separate"/>
          </w:r>
          <w:r w:rsidR="003245FC">
            <w:rPr>
              <w:rFonts w:ascii="Arial" w:hAnsi="Arial"/>
              <w:noProof/>
              <w:sz w:val="18"/>
            </w:rPr>
            <w:t>20</w:t>
          </w:r>
          <w:r>
            <w:rPr>
              <w:rFonts w:ascii="Arial" w:hAnsi="Arial"/>
              <w:sz w:val="18"/>
            </w:rPr>
            <w:fldChar w:fldCharType="end"/>
          </w:r>
        </w:p>
      </w:tc>
    </w:tr>
  </w:tbl>
  <w:p w:rsidR="00605A6A" w:rsidRDefault="00605A6A" w:rsidP="007706FD">
    <w:pPr>
      <w:pStyle w:val="Footer"/>
      <w:tabs>
        <w:tab w:val="clear" w:pos="4680"/>
        <w:tab w:val="clear" w:pos="9360"/>
        <w:tab w:val="left" w:pos="831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000" w:firstRow="0" w:lastRow="0" w:firstColumn="0" w:lastColumn="0" w:noHBand="0" w:noVBand="0"/>
    </w:tblPr>
    <w:tblGrid>
      <w:gridCol w:w="2445"/>
      <w:gridCol w:w="5434"/>
      <w:gridCol w:w="2327"/>
    </w:tblGrid>
    <w:tr w:rsidR="00605A6A" w:rsidRPr="0090163B" w:rsidTr="008F29A3">
      <w:tc>
        <w:tcPr>
          <w:tcW w:w="1198" w:type="pct"/>
          <w:tcBorders>
            <w:top w:val="single" w:sz="4" w:space="0" w:color="auto"/>
          </w:tcBorders>
        </w:tcPr>
        <w:p w:rsidR="00605A6A" w:rsidRPr="0090163B" w:rsidRDefault="00605A6A" w:rsidP="008F29A3">
          <w:pPr>
            <w:tabs>
              <w:tab w:val="center" w:pos="4680"/>
              <w:tab w:val="right" w:pos="9360"/>
            </w:tabs>
            <w:spacing w:before="6" w:after="6"/>
            <w:rPr>
              <w:sz w:val="18"/>
              <w:szCs w:val="18"/>
            </w:rPr>
          </w:pPr>
        </w:p>
      </w:tc>
      <w:tc>
        <w:tcPr>
          <w:tcW w:w="2662" w:type="pct"/>
          <w:tcBorders>
            <w:top w:val="single" w:sz="4" w:space="0" w:color="auto"/>
          </w:tcBorders>
        </w:tcPr>
        <w:p w:rsidR="00605A6A" w:rsidRPr="0090163B" w:rsidRDefault="00605A6A" w:rsidP="008F29A3">
          <w:pPr>
            <w:tabs>
              <w:tab w:val="center" w:pos="4680"/>
              <w:tab w:val="right" w:pos="9360"/>
            </w:tabs>
            <w:spacing w:before="6" w:after="6"/>
            <w:jc w:val="center"/>
            <w:rPr>
              <w:sz w:val="18"/>
              <w:szCs w:val="18"/>
            </w:rPr>
          </w:pPr>
          <w:r w:rsidRPr="0090163B">
            <w:rPr>
              <w:rFonts w:ascii="Tms Rmn" w:hAnsi="Tms Rmn" w:cs="Tms Rmn"/>
              <w:b/>
              <w:bCs/>
              <w:color w:val="000000"/>
              <w:sz w:val="18"/>
              <w:szCs w:val="18"/>
            </w:rPr>
            <w:t>Copyright © 2015, Jeppesen.  All rights reserved.</w:t>
          </w:r>
        </w:p>
      </w:tc>
      <w:tc>
        <w:tcPr>
          <w:tcW w:w="1141" w:type="pct"/>
          <w:tcBorders>
            <w:top w:val="single" w:sz="4" w:space="0" w:color="auto"/>
          </w:tcBorders>
        </w:tcPr>
        <w:p w:rsidR="00605A6A" w:rsidRPr="0090163B" w:rsidRDefault="00605A6A" w:rsidP="008F29A3">
          <w:pPr>
            <w:tabs>
              <w:tab w:val="center" w:pos="4680"/>
              <w:tab w:val="right" w:pos="9360"/>
            </w:tabs>
            <w:spacing w:before="6" w:after="6"/>
            <w:jc w:val="right"/>
            <w:rPr>
              <w:sz w:val="18"/>
              <w:szCs w:val="18"/>
            </w:rPr>
          </w:pPr>
          <w:r>
            <w:rPr>
              <w:rFonts w:ascii="Arial" w:hAnsi="Arial"/>
              <w:sz w:val="18"/>
            </w:rPr>
            <w:fldChar w:fldCharType="begin"/>
          </w:r>
          <w:r>
            <w:rPr>
              <w:rFonts w:ascii="Arial" w:hAnsi="Arial"/>
              <w:sz w:val="18"/>
            </w:rPr>
            <w:instrText xml:space="preserve"> PAGE  \* Arabic </w:instrText>
          </w:r>
          <w:r>
            <w:rPr>
              <w:rFonts w:ascii="Arial" w:hAnsi="Arial"/>
              <w:sz w:val="18"/>
            </w:rPr>
            <w:fldChar w:fldCharType="separate"/>
          </w:r>
          <w:r w:rsidR="003245FC">
            <w:rPr>
              <w:rFonts w:ascii="Arial" w:hAnsi="Arial"/>
              <w:noProof/>
              <w:sz w:val="18"/>
            </w:rPr>
            <w:t>5</w:t>
          </w:r>
          <w:r>
            <w:rPr>
              <w:rFonts w:ascii="Arial" w:hAnsi="Arial"/>
              <w:sz w:val="18"/>
            </w:rPr>
            <w:fldChar w:fldCharType="end"/>
          </w:r>
        </w:p>
      </w:tc>
    </w:tr>
  </w:tbl>
  <w:p w:rsidR="00605A6A" w:rsidRPr="003A7230" w:rsidRDefault="00605A6A" w:rsidP="003A72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150" w:rsidRDefault="001D7150">
      <w:r>
        <w:separator/>
      </w:r>
    </w:p>
  </w:footnote>
  <w:footnote w:type="continuationSeparator" w:id="0">
    <w:p w:rsidR="001D7150" w:rsidRDefault="001D71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A6A" w:rsidRDefault="00605A6A" w:rsidP="00F40A24">
    <w:pPr>
      <w:pStyle w:val="Header"/>
      <w:tabs>
        <w:tab w:val="left" w:pos="-720"/>
      </w:tabs>
      <w:ind w:left="-450" w:hanging="720"/>
    </w:pPr>
  </w:p>
  <w:tbl>
    <w:tblPr>
      <w:tblW w:w="0" w:type="auto"/>
      <w:tblLayout w:type="fixed"/>
      <w:tblLook w:val="0000" w:firstRow="0" w:lastRow="0" w:firstColumn="0" w:lastColumn="0" w:noHBand="0" w:noVBand="0"/>
    </w:tblPr>
    <w:tblGrid>
      <w:gridCol w:w="6318"/>
      <w:gridCol w:w="3258"/>
    </w:tblGrid>
    <w:tr w:rsidR="00605A6A" w:rsidRPr="0090163B" w:rsidTr="0011275A">
      <w:tc>
        <w:tcPr>
          <w:tcW w:w="6318" w:type="dxa"/>
        </w:tcPr>
        <w:p w:rsidR="00605A6A" w:rsidRPr="0090163B" w:rsidRDefault="00605A6A" w:rsidP="00397E22">
          <w:pPr>
            <w:spacing w:before="20" w:after="20"/>
            <w:rPr>
              <w:sz w:val="18"/>
              <w:szCs w:val="18"/>
            </w:rPr>
          </w:pPr>
          <w:r w:rsidRPr="0090163B">
            <w:rPr>
              <w:sz w:val="18"/>
              <w:szCs w:val="18"/>
            </w:rPr>
            <w:t xml:space="preserve">ESDM </w:t>
          </w:r>
          <w:r>
            <w:rPr>
              <w:sz w:val="18"/>
              <w:szCs w:val="18"/>
            </w:rPr>
            <w:t>SIM Behavioral Spec</w:t>
          </w:r>
          <w:r w:rsidRPr="0090163B">
            <w:rPr>
              <w:sz w:val="18"/>
              <w:szCs w:val="18"/>
            </w:rPr>
            <w:t xml:space="preserve"> </w:t>
          </w:r>
        </w:p>
      </w:tc>
      <w:tc>
        <w:tcPr>
          <w:tcW w:w="3258" w:type="dxa"/>
        </w:tcPr>
        <w:p w:rsidR="00605A6A" w:rsidRPr="0090163B" w:rsidRDefault="00605A6A" w:rsidP="00397E22">
          <w:pPr>
            <w:spacing w:before="20" w:after="20"/>
            <w:jc w:val="right"/>
            <w:rPr>
              <w:sz w:val="18"/>
              <w:szCs w:val="18"/>
            </w:rPr>
          </w:pPr>
          <w:r w:rsidRPr="0090163B">
            <w:rPr>
              <w:sz w:val="18"/>
              <w:szCs w:val="18"/>
            </w:rPr>
            <w:t>Document Version:  0.</w:t>
          </w:r>
          <w:r>
            <w:rPr>
              <w:sz w:val="18"/>
              <w:szCs w:val="18"/>
            </w:rPr>
            <w:t>1</w:t>
          </w:r>
        </w:p>
      </w:tc>
    </w:tr>
    <w:tr w:rsidR="00605A6A" w:rsidRPr="0090163B" w:rsidTr="0011275A">
      <w:tc>
        <w:tcPr>
          <w:tcW w:w="6318" w:type="dxa"/>
          <w:tcBorders>
            <w:bottom w:val="single" w:sz="4" w:space="0" w:color="auto"/>
          </w:tcBorders>
        </w:tcPr>
        <w:p w:rsidR="00605A6A" w:rsidRPr="0090163B" w:rsidRDefault="00605A6A" w:rsidP="00397E22">
          <w:pPr>
            <w:spacing w:before="20" w:after="20"/>
            <w:rPr>
              <w:sz w:val="18"/>
              <w:szCs w:val="18"/>
            </w:rPr>
          </w:pPr>
          <w:r w:rsidRPr="0090163B">
            <w:rPr>
              <w:sz w:val="18"/>
              <w:szCs w:val="18"/>
              <w:lang w:val="nl-NL"/>
            </w:rPr>
            <w:t xml:space="preserve">Document ID:  </w:t>
          </w:r>
          <w:r>
            <w:rPr>
              <w:sz w:val="18"/>
              <w:szCs w:val="18"/>
            </w:rPr>
            <w:t>SIM Behavioral Spec 0.1</w:t>
          </w:r>
        </w:p>
      </w:tc>
      <w:tc>
        <w:tcPr>
          <w:tcW w:w="3258" w:type="dxa"/>
          <w:tcBorders>
            <w:bottom w:val="single" w:sz="4" w:space="0" w:color="auto"/>
          </w:tcBorders>
        </w:tcPr>
        <w:p w:rsidR="00605A6A" w:rsidRPr="0090163B" w:rsidRDefault="00605A6A" w:rsidP="00397E22">
          <w:pPr>
            <w:spacing w:before="20" w:after="20"/>
            <w:jc w:val="right"/>
            <w:rPr>
              <w:sz w:val="18"/>
              <w:szCs w:val="18"/>
            </w:rPr>
          </w:pPr>
          <w:r w:rsidRPr="0090163B">
            <w:rPr>
              <w:sz w:val="18"/>
              <w:szCs w:val="18"/>
            </w:rPr>
            <w:t xml:space="preserve">Date:  </w:t>
          </w:r>
          <w:r>
            <w:rPr>
              <w:sz w:val="18"/>
              <w:szCs w:val="18"/>
            </w:rPr>
            <w:t xml:space="preserve">23 </w:t>
          </w:r>
          <w:r w:rsidR="001D7150">
            <w:fldChar w:fldCharType="begin"/>
          </w:r>
          <w:r w:rsidR="001D7150">
            <w:instrText xml:space="preserve"> DOCPROPERTY  Date  \* MERGEFORMAT </w:instrText>
          </w:r>
          <w:r w:rsidR="001D7150">
            <w:fldChar w:fldCharType="separate"/>
          </w:r>
          <w:r>
            <w:rPr>
              <w:sz w:val="18"/>
              <w:szCs w:val="18"/>
            </w:rPr>
            <w:t>December</w:t>
          </w:r>
          <w:r w:rsidRPr="0090163B">
            <w:rPr>
              <w:sz w:val="18"/>
              <w:szCs w:val="18"/>
            </w:rPr>
            <w:t xml:space="preserve"> 2015</w:t>
          </w:r>
          <w:r w:rsidR="001D7150">
            <w:rPr>
              <w:sz w:val="18"/>
              <w:szCs w:val="18"/>
            </w:rPr>
            <w:fldChar w:fldCharType="end"/>
          </w:r>
        </w:p>
      </w:tc>
    </w:tr>
  </w:tbl>
  <w:p w:rsidR="00605A6A" w:rsidRDefault="00605A6A" w:rsidP="00C71C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6318"/>
      <w:gridCol w:w="3258"/>
    </w:tblGrid>
    <w:tr w:rsidR="00605A6A" w:rsidRPr="0090163B" w:rsidTr="008F29A3">
      <w:tc>
        <w:tcPr>
          <w:tcW w:w="6318" w:type="dxa"/>
        </w:tcPr>
        <w:p w:rsidR="00605A6A" w:rsidRPr="0090163B" w:rsidRDefault="00605A6A" w:rsidP="00397E22">
          <w:pPr>
            <w:spacing w:before="20" w:after="20"/>
            <w:rPr>
              <w:sz w:val="18"/>
              <w:szCs w:val="18"/>
            </w:rPr>
          </w:pPr>
          <w:r w:rsidRPr="0090163B">
            <w:rPr>
              <w:sz w:val="18"/>
              <w:szCs w:val="18"/>
            </w:rPr>
            <w:t xml:space="preserve">ESDM </w:t>
          </w:r>
          <w:r>
            <w:rPr>
              <w:sz w:val="18"/>
              <w:szCs w:val="18"/>
            </w:rPr>
            <w:t>SIM Behavioral Spec</w:t>
          </w:r>
          <w:r w:rsidRPr="0090163B">
            <w:rPr>
              <w:sz w:val="18"/>
              <w:szCs w:val="18"/>
            </w:rPr>
            <w:t xml:space="preserve"> </w:t>
          </w:r>
        </w:p>
      </w:tc>
      <w:tc>
        <w:tcPr>
          <w:tcW w:w="3258" w:type="dxa"/>
        </w:tcPr>
        <w:p w:rsidR="00605A6A" w:rsidRPr="0090163B" w:rsidRDefault="00605A6A" w:rsidP="00397E22">
          <w:pPr>
            <w:spacing w:before="20" w:after="20"/>
            <w:jc w:val="right"/>
            <w:rPr>
              <w:sz w:val="18"/>
              <w:szCs w:val="18"/>
            </w:rPr>
          </w:pPr>
          <w:r w:rsidRPr="0090163B">
            <w:rPr>
              <w:sz w:val="18"/>
              <w:szCs w:val="18"/>
            </w:rPr>
            <w:t>Document Version:  0.</w:t>
          </w:r>
          <w:r>
            <w:rPr>
              <w:sz w:val="18"/>
              <w:szCs w:val="18"/>
            </w:rPr>
            <w:t>1</w:t>
          </w:r>
        </w:p>
      </w:tc>
    </w:tr>
    <w:tr w:rsidR="00605A6A" w:rsidRPr="0090163B" w:rsidTr="008F29A3">
      <w:tc>
        <w:tcPr>
          <w:tcW w:w="6318" w:type="dxa"/>
          <w:tcBorders>
            <w:bottom w:val="single" w:sz="4" w:space="0" w:color="auto"/>
          </w:tcBorders>
        </w:tcPr>
        <w:p w:rsidR="00605A6A" w:rsidRPr="0090163B" w:rsidRDefault="00605A6A" w:rsidP="00397E22">
          <w:pPr>
            <w:spacing w:before="20" w:after="20"/>
            <w:rPr>
              <w:sz w:val="18"/>
              <w:szCs w:val="18"/>
            </w:rPr>
          </w:pPr>
          <w:r w:rsidRPr="0090163B">
            <w:rPr>
              <w:sz w:val="18"/>
              <w:szCs w:val="18"/>
              <w:lang w:val="nl-NL"/>
            </w:rPr>
            <w:t xml:space="preserve">Document ID:  </w:t>
          </w:r>
          <w:r>
            <w:rPr>
              <w:sz w:val="18"/>
              <w:szCs w:val="18"/>
            </w:rPr>
            <w:t>SIM Behavioral Spec 0.1</w:t>
          </w:r>
        </w:p>
      </w:tc>
      <w:tc>
        <w:tcPr>
          <w:tcW w:w="3258" w:type="dxa"/>
          <w:tcBorders>
            <w:bottom w:val="single" w:sz="4" w:space="0" w:color="auto"/>
          </w:tcBorders>
        </w:tcPr>
        <w:p w:rsidR="00605A6A" w:rsidRPr="0090163B" w:rsidRDefault="00605A6A" w:rsidP="00397E22">
          <w:pPr>
            <w:spacing w:before="20" w:after="20"/>
            <w:jc w:val="right"/>
            <w:rPr>
              <w:sz w:val="18"/>
              <w:szCs w:val="18"/>
            </w:rPr>
          </w:pPr>
          <w:r w:rsidRPr="0090163B">
            <w:rPr>
              <w:sz w:val="18"/>
              <w:szCs w:val="18"/>
            </w:rPr>
            <w:t xml:space="preserve">Date:  </w:t>
          </w:r>
          <w:r>
            <w:rPr>
              <w:sz w:val="18"/>
              <w:szCs w:val="18"/>
            </w:rPr>
            <w:t xml:space="preserve">23 </w:t>
          </w:r>
          <w:r w:rsidR="001D7150">
            <w:fldChar w:fldCharType="begin"/>
          </w:r>
          <w:r w:rsidR="001D7150">
            <w:instrText xml:space="preserve"> DOCPROPERTY  Date  \* MERGEFORMAT </w:instrText>
          </w:r>
          <w:r w:rsidR="001D7150">
            <w:fldChar w:fldCharType="separate"/>
          </w:r>
          <w:r>
            <w:rPr>
              <w:sz w:val="18"/>
              <w:szCs w:val="18"/>
            </w:rPr>
            <w:t>December</w:t>
          </w:r>
          <w:r w:rsidRPr="0090163B">
            <w:rPr>
              <w:sz w:val="18"/>
              <w:szCs w:val="18"/>
            </w:rPr>
            <w:t xml:space="preserve"> 2015</w:t>
          </w:r>
          <w:r w:rsidR="001D7150">
            <w:rPr>
              <w:sz w:val="18"/>
              <w:szCs w:val="18"/>
            </w:rPr>
            <w:fldChar w:fldCharType="end"/>
          </w:r>
        </w:p>
      </w:tc>
    </w:tr>
  </w:tbl>
  <w:p w:rsidR="00605A6A" w:rsidRPr="00C71C89" w:rsidRDefault="00605A6A" w:rsidP="00C71C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5B12149A"/>
    <w:lvl w:ilvl="0">
      <w:start w:val="1"/>
      <w:numFmt w:val="decimal"/>
      <w:pStyle w:val="ListNumber2"/>
      <w:lvlText w:val="%1."/>
      <w:lvlJc w:val="left"/>
      <w:pPr>
        <w:tabs>
          <w:tab w:val="num" w:pos="720"/>
        </w:tabs>
        <w:ind w:left="720" w:hanging="360"/>
      </w:pPr>
      <w:rPr>
        <w:rFonts w:cs="Times New Roman" w:hint="default"/>
      </w:rPr>
    </w:lvl>
  </w:abstractNum>
  <w:abstractNum w:abstractNumId="1" w15:restartNumberingAfterBreak="0">
    <w:nsid w:val="FFFFFF80"/>
    <w:multiLevelType w:val="singleLevel"/>
    <w:tmpl w:val="7B1EAA70"/>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9"/>
    <w:multiLevelType w:val="singleLevel"/>
    <w:tmpl w:val="6050635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2A32FF"/>
    <w:multiLevelType w:val="hybridMultilevel"/>
    <w:tmpl w:val="2338884A"/>
    <w:lvl w:ilvl="0" w:tplc="95DCA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477F65"/>
    <w:multiLevelType w:val="hybridMultilevel"/>
    <w:tmpl w:val="2722AF1C"/>
    <w:lvl w:ilvl="0" w:tplc="A68CB99C">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218AF"/>
    <w:multiLevelType w:val="multilevel"/>
    <w:tmpl w:val="109C989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lvlText w:val="%7"/>
      <w:lvlJc w:val="left"/>
      <w:pPr>
        <w:ind w:left="1296" w:hanging="1296"/>
      </w:pPr>
      <w:rPr>
        <w:rFonts w:hint="default"/>
      </w:rPr>
    </w:lvl>
    <w:lvl w:ilvl="7">
      <w:start w:val="1"/>
      <w:numFmt w:val="decimal"/>
      <w:pStyle w:val="Heading8"/>
      <w:lvlText w:val="%7.%8"/>
      <w:lvlJc w:val="left"/>
      <w:pPr>
        <w:ind w:left="1440" w:hanging="1440"/>
      </w:pPr>
      <w:rPr>
        <w:rFonts w:hint="default"/>
      </w:rPr>
    </w:lvl>
    <w:lvl w:ilvl="8">
      <w:start w:val="1"/>
      <w:numFmt w:val="decimal"/>
      <w:pStyle w:val="Heading9"/>
      <w:lvlText w:val="%7.%8.%9"/>
      <w:lvlJc w:val="left"/>
      <w:pPr>
        <w:ind w:left="1584" w:hanging="1584"/>
      </w:pPr>
      <w:rPr>
        <w:rFonts w:hint="default"/>
      </w:rPr>
    </w:lvl>
  </w:abstractNum>
  <w:abstractNum w:abstractNumId="6" w15:restartNumberingAfterBreak="0">
    <w:nsid w:val="12DF2F73"/>
    <w:multiLevelType w:val="hybridMultilevel"/>
    <w:tmpl w:val="37505E02"/>
    <w:lvl w:ilvl="0" w:tplc="094037E2">
      <w:start w:val="1"/>
      <w:numFmt w:val="bullet"/>
      <w:pStyle w:val="TableBullet"/>
      <w:lvlText w:val=""/>
      <w:lvlJc w:val="left"/>
      <w:pPr>
        <w:tabs>
          <w:tab w:val="num" w:pos="360"/>
        </w:tabs>
        <w:ind w:left="360" w:hanging="360"/>
      </w:pPr>
      <w:rPr>
        <w:rFonts w:ascii="Symbol" w:hAnsi="Symbol" w:hint="default"/>
      </w:rPr>
    </w:lvl>
    <w:lvl w:ilvl="1" w:tplc="484CF356" w:tentative="1">
      <w:start w:val="1"/>
      <w:numFmt w:val="bullet"/>
      <w:lvlText w:val="o"/>
      <w:lvlJc w:val="left"/>
      <w:pPr>
        <w:tabs>
          <w:tab w:val="num" w:pos="1440"/>
        </w:tabs>
        <w:ind w:left="1440" w:hanging="360"/>
      </w:pPr>
      <w:rPr>
        <w:rFonts w:ascii="Courier New" w:hAnsi="Courier New" w:cs="Courier New" w:hint="default"/>
      </w:rPr>
    </w:lvl>
    <w:lvl w:ilvl="2" w:tplc="D7125D60" w:tentative="1">
      <w:start w:val="1"/>
      <w:numFmt w:val="bullet"/>
      <w:lvlText w:val=""/>
      <w:lvlJc w:val="left"/>
      <w:pPr>
        <w:tabs>
          <w:tab w:val="num" w:pos="2160"/>
        </w:tabs>
        <w:ind w:left="2160" w:hanging="360"/>
      </w:pPr>
      <w:rPr>
        <w:rFonts w:ascii="Wingdings" w:hAnsi="Wingdings" w:hint="default"/>
      </w:rPr>
    </w:lvl>
    <w:lvl w:ilvl="3" w:tplc="B018378A" w:tentative="1">
      <w:start w:val="1"/>
      <w:numFmt w:val="bullet"/>
      <w:lvlText w:val=""/>
      <w:lvlJc w:val="left"/>
      <w:pPr>
        <w:tabs>
          <w:tab w:val="num" w:pos="2880"/>
        </w:tabs>
        <w:ind w:left="2880" w:hanging="360"/>
      </w:pPr>
      <w:rPr>
        <w:rFonts w:ascii="Symbol" w:hAnsi="Symbol" w:hint="default"/>
      </w:rPr>
    </w:lvl>
    <w:lvl w:ilvl="4" w:tplc="12A253D0" w:tentative="1">
      <w:start w:val="1"/>
      <w:numFmt w:val="bullet"/>
      <w:lvlText w:val="o"/>
      <w:lvlJc w:val="left"/>
      <w:pPr>
        <w:tabs>
          <w:tab w:val="num" w:pos="3600"/>
        </w:tabs>
        <w:ind w:left="3600" w:hanging="360"/>
      </w:pPr>
      <w:rPr>
        <w:rFonts w:ascii="Courier New" w:hAnsi="Courier New" w:cs="Courier New" w:hint="default"/>
      </w:rPr>
    </w:lvl>
    <w:lvl w:ilvl="5" w:tplc="ED34842E" w:tentative="1">
      <w:start w:val="1"/>
      <w:numFmt w:val="bullet"/>
      <w:lvlText w:val=""/>
      <w:lvlJc w:val="left"/>
      <w:pPr>
        <w:tabs>
          <w:tab w:val="num" w:pos="4320"/>
        </w:tabs>
        <w:ind w:left="4320" w:hanging="360"/>
      </w:pPr>
      <w:rPr>
        <w:rFonts w:ascii="Wingdings" w:hAnsi="Wingdings" w:hint="default"/>
      </w:rPr>
    </w:lvl>
    <w:lvl w:ilvl="6" w:tplc="531E0054" w:tentative="1">
      <w:start w:val="1"/>
      <w:numFmt w:val="bullet"/>
      <w:lvlText w:val=""/>
      <w:lvlJc w:val="left"/>
      <w:pPr>
        <w:tabs>
          <w:tab w:val="num" w:pos="5040"/>
        </w:tabs>
        <w:ind w:left="5040" w:hanging="360"/>
      </w:pPr>
      <w:rPr>
        <w:rFonts w:ascii="Symbol" w:hAnsi="Symbol" w:hint="default"/>
      </w:rPr>
    </w:lvl>
    <w:lvl w:ilvl="7" w:tplc="ECB80290" w:tentative="1">
      <w:start w:val="1"/>
      <w:numFmt w:val="bullet"/>
      <w:lvlText w:val="o"/>
      <w:lvlJc w:val="left"/>
      <w:pPr>
        <w:tabs>
          <w:tab w:val="num" w:pos="5760"/>
        </w:tabs>
        <w:ind w:left="5760" w:hanging="360"/>
      </w:pPr>
      <w:rPr>
        <w:rFonts w:ascii="Courier New" w:hAnsi="Courier New" w:cs="Courier New" w:hint="default"/>
      </w:rPr>
    </w:lvl>
    <w:lvl w:ilvl="8" w:tplc="A4CEF87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1B6091"/>
    <w:multiLevelType w:val="hybridMultilevel"/>
    <w:tmpl w:val="8628179E"/>
    <w:lvl w:ilvl="0" w:tplc="6BF287F4">
      <w:start w:val="1"/>
      <w:numFmt w:val="bullet"/>
      <w:pStyle w:val="TableCellBullet"/>
      <w:lvlText w:val=""/>
      <w:lvlJc w:val="left"/>
      <w:pPr>
        <w:ind w:left="360" w:hanging="360"/>
      </w:pPr>
      <w:rPr>
        <w:rFonts w:ascii="Symbol" w:hAnsi="Symbol" w:hint="default"/>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8D71C8"/>
    <w:multiLevelType w:val="hybridMultilevel"/>
    <w:tmpl w:val="09D6BC58"/>
    <w:lvl w:ilvl="0" w:tplc="865027E8">
      <w:start w:val="1"/>
      <w:numFmt w:val="decimal"/>
      <w:pStyle w:val="ListNum2"/>
      <w:lvlText w:val="%1."/>
      <w:lvlJc w:val="left"/>
      <w:pPr>
        <w:ind w:left="720" w:hanging="360"/>
      </w:pPr>
      <w:rPr>
        <w:rFonts w:ascii="Arial" w:hAnsi="Arial" w:hint="default"/>
        <w:b w:val="0"/>
        <w:i w:val="0"/>
        <w:caps w:val="0"/>
        <w:strike w:val="0"/>
        <w:dstrike w:val="0"/>
        <w:vanish w:val="0"/>
        <w:color w:val="000000" w:themeColor="text1"/>
        <w:sz w:val="20"/>
        <w:szCs w:val="24"/>
        <w:vertAlign w:val="baseline"/>
      </w:rPr>
    </w:lvl>
    <w:lvl w:ilvl="1" w:tplc="10090003" w:tentative="1">
      <w:start w:val="1"/>
      <w:numFmt w:val="lowerLetter"/>
      <w:lvlText w:val="%2."/>
      <w:lvlJc w:val="left"/>
      <w:pPr>
        <w:ind w:left="1440" w:hanging="360"/>
      </w:pPr>
    </w:lvl>
    <w:lvl w:ilvl="2" w:tplc="10090005" w:tentative="1">
      <w:start w:val="1"/>
      <w:numFmt w:val="lowerRoman"/>
      <w:lvlText w:val="%3."/>
      <w:lvlJc w:val="right"/>
      <w:pPr>
        <w:ind w:left="2160" w:hanging="180"/>
      </w:pPr>
    </w:lvl>
    <w:lvl w:ilvl="3" w:tplc="10090001" w:tentative="1">
      <w:start w:val="1"/>
      <w:numFmt w:val="decimal"/>
      <w:lvlText w:val="%4."/>
      <w:lvlJc w:val="left"/>
      <w:pPr>
        <w:ind w:left="2880" w:hanging="360"/>
      </w:pPr>
    </w:lvl>
    <w:lvl w:ilvl="4" w:tplc="10090003" w:tentative="1">
      <w:start w:val="1"/>
      <w:numFmt w:val="lowerLetter"/>
      <w:lvlText w:val="%5."/>
      <w:lvlJc w:val="left"/>
      <w:pPr>
        <w:ind w:left="3600" w:hanging="360"/>
      </w:pPr>
    </w:lvl>
    <w:lvl w:ilvl="5" w:tplc="10090005" w:tentative="1">
      <w:start w:val="1"/>
      <w:numFmt w:val="lowerRoman"/>
      <w:lvlText w:val="%6."/>
      <w:lvlJc w:val="right"/>
      <w:pPr>
        <w:ind w:left="4320" w:hanging="180"/>
      </w:pPr>
    </w:lvl>
    <w:lvl w:ilvl="6" w:tplc="10090001" w:tentative="1">
      <w:start w:val="1"/>
      <w:numFmt w:val="decimal"/>
      <w:lvlText w:val="%7."/>
      <w:lvlJc w:val="left"/>
      <w:pPr>
        <w:ind w:left="5040" w:hanging="360"/>
      </w:pPr>
    </w:lvl>
    <w:lvl w:ilvl="7" w:tplc="10090003" w:tentative="1">
      <w:start w:val="1"/>
      <w:numFmt w:val="lowerLetter"/>
      <w:lvlText w:val="%8."/>
      <w:lvlJc w:val="left"/>
      <w:pPr>
        <w:ind w:left="5760" w:hanging="360"/>
      </w:pPr>
    </w:lvl>
    <w:lvl w:ilvl="8" w:tplc="10090005" w:tentative="1">
      <w:start w:val="1"/>
      <w:numFmt w:val="lowerRoman"/>
      <w:lvlText w:val="%9."/>
      <w:lvlJc w:val="right"/>
      <w:pPr>
        <w:ind w:left="6480" w:hanging="180"/>
      </w:pPr>
    </w:lvl>
  </w:abstractNum>
  <w:abstractNum w:abstractNumId="9" w15:restartNumberingAfterBreak="0">
    <w:nsid w:val="1EA83E13"/>
    <w:multiLevelType w:val="hybridMultilevel"/>
    <w:tmpl w:val="C3B48510"/>
    <w:lvl w:ilvl="0" w:tplc="1D9427C6">
      <w:start w:val="1"/>
      <w:numFmt w:val="decimal"/>
      <w:pStyle w:val="ListNum3"/>
      <w:lvlText w:val="%1."/>
      <w:lvlJc w:val="left"/>
      <w:pPr>
        <w:ind w:left="1080" w:hanging="360"/>
      </w:pPr>
      <w:rPr>
        <w:rFonts w:hint="default"/>
        <w:color w:val="auto"/>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22C2361C"/>
    <w:multiLevelType w:val="hybridMultilevel"/>
    <w:tmpl w:val="0818DF82"/>
    <w:lvl w:ilvl="0" w:tplc="04090003">
      <w:start w:val="1"/>
      <w:numFmt w:val="upperLetter"/>
      <w:pStyle w:val="AppendixHeading"/>
      <w:lvlText w:val="Appendix %1: "/>
      <w:lvlJc w:val="left"/>
      <w:pPr>
        <w:tabs>
          <w:tab w:val="num" w:pos="1800"/>
        </w:tabs>
        <w:ind w:left="360" w:hanging="360"/>
      </w:pPr>
      <w:rPr>
        <w:rFonts w:ascii="Arial" w:hAnsi="Arial" w:hint="default"/>
        <w:b/>
        <w:i w:val="0"/>
        <w:sz w:val="28"/>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 w15:restartNumberingAfterBreak="0">
    <w:nsid w:val="23FF161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5FF6D5B"/>
    <w:multiLevelType w:val="hybridMultilevel"/>
    <w:tmpl w:val="5A60B12A"/>
    <w:lvl w:ilvl="0" w:tplc="7DE64D78">
      <w:numFmt w:val="decimal"/>
      <w:lvlText w:val="%1."/>
      <w:lvlJc w:val="left"/>
      <w:pPr>
        <w:ind w:left="720" w:hanging="360"/>
      </w:pPr>
      <w:rPr>
        <w:rFonts w:hint="default"/>
      </w:rPr>
    </w:lvl>
    <w:lvl w:ilvl="1" w:tplc="B6E4E07E">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10667E"/>
    <w:multiLevelType w:val="hybridMultilevel"/>
    <w:tmpl w:val="C882A258"/>
    <w:lvl w:ilvl="0" w:tplc="04090001">
      <w:start w:val="1"/>
      <w:numFmt w:val="bullet"/>
      <w:pStyle w:val="TableCellBullet0"/>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D4745D"/>
    <w:multiLevelType w:val="hybridMultilevel"/>
    <w:tmpl w:val="E33AB8B4"/>
    <w:lvl w:ilvl="0" w:tplc="F6C806AC">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E6DF8"/>
    <w:multiLevelType w:val="hybridMultilevel"/>
    <w:tmpl w:val="08EA3FA4"/>
    <w:lvl w:ilvl="0" w:tplc="04090001">
      <w:start w:val="1"/>
      <w:numFmt w:val="bullet"/>
      <w:pStyle w:val="TableListBullet8P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E674C8"/>
    <w:multiLevelType w:val="hybridMultilevel"/>
    <w:tmpl w:val="400693FC"/>
    <w:lvl w:ilvl="0" w:tplc="4D8C5126">
      <w:start w:val="1"/>
      <w:numFmt w:val="decimal"/>
      <w:pStyle w:val="TableCellNum"/>
      <w:lvlText w:val="%1."/>
      <w:lvlJc w:val="right"/>
      <w:pPr>
        <w:ind w:left="720" w:hanging="360"/>
      </w:pPr>
      <w:rPr>
        <w:rFonts w:hint="default"/>
      </w:rPr>
    </w:lvl>
    <w:lvl w:ilvl="1" w:tplc="10090003" w:tentative="1">
      <w:start w:val="1"/>
      <w:numFmt w:val="lowerLetter"/>
      <w:lvlText w:val="%2."/>
      <w:lvlJc w:val="left"/>
      <w:pPr>
        <w:ind w:left="1440" w:hanging="360"/>
      </w:pPr>
    </w:lvl>
    <w:lvl w:ilvl="2" w:tplc="10090005" w:tentative="1">
      <w:start w:val="1"/>
      <w:numFmt w:val="lowerRoman"/>
      <w:lvlText w:val="%3."/>
      <w:lvlJc w:val="right"/>
      <w:pPr>
        <w:ind w:left="2160" w:hanging="180"/>
      </w:pPr>
    </w:lvl>
    <w:lvl w:ilvl="3" w:tplc="10090001" w:tentative="1">
      <w:start w:val="1"/>
      <w:numFmt w:val="decimal"/>
      <w:lvlText w:val="%4."/>
      <w:lvlJc w:val="left"/>
      <w:pPr>
        <w:ind w:left="2880" w:hanging="360"/>
      </w:pPr>
    </w:lvl>
    <w:lvl w:ilvl="4" w:tplc="10090003" w:tentative="1">
      <w:start w:val="1"/>
      <w:numFmt w:val="lowerLetter"/>
      <w:lvlText w:val="%5."/>
      <w:lvlJc w:val="left"/>
      <w:pPr>
        <w:ind w:left="3600" w:hanging="360"/>
      </w:pPr>
    </w:lvl>
    <w:lvl w:ilvl="5" w:tplc="10090005" w:tentative="1">
      <w:start w:val="1"/>
      <w:numFmt w:val="lowerRoman"/>
      <w:lvlText w:val="%6."/>
      <w:lvlJc w:val="right"/>
      <w:pPr>
        <w:ind w:left="4320" w:hanging="180"/>
      </w:pPr>
    </w:lvl>
    <w:lvl w:ilvl="6" w:tplc="10090001" w:tentative="1">
      <w:start w:val="1"/>
      <w:numFmt w:val="decimal"/>
      <w:lvlText w:val="%7."/>
      <w:lvlJc w:val="left"/>
      <w:pPr>
        <w:ind w:left="5040" w:hanging="360"/>
      </w:pPr>
    </w:lvl>
    <w:lvl w:ilvl="7" w:tplc="10090003" w:tentative="1">
      <w:start w:val="1"/>
      <w:numFmt w:val="lowerLetter"/>
      <w:lvlText w:val="%8."/>
      <w:lvlJc w:val="left"/>
      <w:pPr>
        <w:ind w:left="5760" w:hanging="360"/>
      </w:pPr>
    </w:lvl>
    <w:lvl w:ilvl="8" w:tplc="10090005" w:tentative="1">
      <w:start w:val="1"/>
      <w:numFmt w:val="lowerRoman"/>
      <w:lvlText w:val="%9."/>
      <w:lvlJc w:val="right"/>
      <w:pPr>
        <w:ind w:left="6480" w:hanging="180"/>
      </w:pPr>
    </w:lvl>
  </w:abstractNum>
  <w:abstractNum w:abstractNumId="17" w15:restartNumberingAfterBreak="0">
    <w:nsid w:val="4868137F"/>
    <w:multiLevelType w:val="hybridMultilevel"/>
    <w:tmpl w:val="2AA43136"/>
    <w:lvl w:ilvl="0" w:tplc="F94090E2">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AE7EDA"/>
    <w:multiLevelType w:val="hybridMultilevel"/>
    <w:tmpl w:val="A79A5DE2"/>
    <w:lvl w:ilvl="0" w:tplc="1BE0A1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5F3324"/>
    <w:multiLevelType w:val="hybridMultilevel"/>
    <w:tmpl w:val="D4E02038"/>
    <w:lvl w:ilvl="0" w:tplc="A882FE58">
      <w:start w:val="1"/>
      <w:numFmt w:val="decimal"/>
      <w:pStyle w:val="ListNum1"/>
      <w:lvlText w:val="%1."/>
      <w:lvlJc w:val="left"/>
      <w:pPr>
        <w:ind w:left="360" w:hanging="360"/>
      </w:pPr>
      <w:rPr>
        <w:rFonts w:hint="default"/>
        <w:color w:val="auto"/>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20" w15:restartNumberingAfterBreak="0">
    <w:nsid w:val="6C6D6CB8"/>
    <w:multiLevelType w:val="hybridMultilevel"/>
    <w:tmpl w:val="1A185E0E"/>
    <w:lvl w:ilvl="0" w:tplc="04090003">
      <w:start w:val="1"/>
      <w:numFmt w:val="bullet"/>
      <w:lvlText w:val=""/>
      <w:lvlJc w:val="left"/>
      <w:pPr>
        <w:ind w:left="684" w:hanging="360"/>
      </w:pPr>
      <w:rPr>
        <w:rFonts w:ascii="Symbol" w:hAnsi="Symbol" w:hint="default"/>
      </w:rPr>
    </w:lvl>
    <w:lvl w:ilvl="1" w:tplc="04090003" w:tentative="1">
      <w:start w:val="1"/>
      <w:numFmt w:val="bullet"/>
      <w:lvlText w:val="o"/>
      <w:lvlJc w:val="left"/>
      <w:pPr>
        <w:ind w:left="1404" w:hanging="360"/>
      </w:pPr>
      <w:rPr>
        <w:rFonts w:ascii="Courier New" w:hAnsi="Courier New" w:hint="default"/>
      </w:rPr>
    </w:lvl>
    <w:lvl w:ilvl="2" w:tplc="04090005" w:tentative="1">
      <w:start w:val="1"/>
      <w:numFmt w:val="bullet"/>
      <w:lvlText w:val=""/>
      <w:lvlJc w:val="left"/>
      <w:pPr>
        <w:ind w:left="2124" w:hanging="360"/>
      </w:pPr>
      <w:rPr>
        <w:rFonts w:ascii="Wingdings" w:hAnsi="Wingdings" w:hint="default"/>
      </w:rPr>
    </w:lvl>
    <w:lvl w:ilvl="3" w:tplc="04090001" w:tentative="1">
      <w:start w:val="1"/>
      <w:numFmt w:val="bullet"/>
      <w:lvlText w:val=""/>
      <w:lvlJc w:val="left"/>
      <w:pPr>
        <w:ind w:left="2844" w:hanging="360"/>
      </w:pPr>
      <w:rPr>
        <w:rFonts w:ascii="Symbol" w:hAnsi="Symbol" w:hint="default"/>
      </w:rPr>
    </w:lvl>
    <w:lvl w:ilvl="4" w:tplc="04090003" w:tentative="1">
      <w:start w:val="1"/>
      <w:numFmt w:val="bullet"/>
      <w:lvlText w:val="o"/>
      <w:lvlJc w:val="left"/>
      <w:pPr>
        <w:ind w:left="3564" w:hanging="360"/>
      </w:pPr>
      <w:rPr>
        <w:rFonts w:ascii="Courier New" w:hAnsi="Courier New" w:hint="default"/>
      </w:rPr>
    </w:lvl>
    <w:lvl w:ilvl="5" w:tplc="04090005" w:tentative="1">
      <w:start w:val="1"/>
      <w:numFmt w:val="bullet"/>
      <w:lvlText w:val=""/>
      <w:lvlJc w:val="left"/>
      <w:pPr>
        <w:ind w:left="4284" w:hanging="360"/>
      </w:pPr>
      <w:rPr>
        <w:rFonts w:ascii="Wingdings" w:hAnsi="Wingdings" w:hint="default"/>
      </w:rPr>
    </w:lvl>
    <w:lvl w:ilvl="6" w:tplc="04090001" w:tentative="1">
      <w:start w:val="1"/>
      <w:numFmt w:val="bullet"/>
      <w:lvlText w:val=""/>
      <w:lvlJc w:val="left"/>
      <w:pPr>
        <w:ind w:left="5004" w:hanging="360"/>
      </w:pPr>
      <w:rPr>
        <w:rFonts w:ascii="Symbol" w:hAnsi="Symbol" w:hint="default"/>
      </w:rPr>
    </w:lvl>
    <w:lvl w:ilvl="7" w:tplc="04090003" w:tentative="1">
      <w:start w:val="1"/>
      <w:numFmt w:val="bullet"/>
      <w:lvlText w:val="o"/>
      <w:lvlJc w:val="left"/>
      <w:pPr>
        <w:ind w:left="5724" w:hanging="360"/>
      </w:pPr>
      <w:rPr>
        <w:rFonts w:ascii="Courier New" w:hAnsi="Courier New" w:hint="default"/>
      </w:rPr>
    </w:lvl>
    <w:lvl w:ilvl="8" w:tplc="04090005" w:tentative="1">
      <w:start w:val="1"/>
      <w:numFmt w:val="bullet"/>
      <w:lvlText w:val=""/>
      <w:lvlJc w:val="left"/>
      <w:pPr>
        <w:ind w:left="6444" w:hanging="360"/>
      </w:pPr>
      <w:rPr>
        <w:rFonts w:ascii="Wingdings" w:hAnsi="Wingdings" w:hint="default"/>
      </w:rPr>
    </w:lvl>
  </w:abstractNum>
  <w:abstractNum w:abstractNumId="21" w15:restartNumberingAfterBreak="0">
    <w:nsid w:val="77F830C9"/>
    <w:multiLevelType w:val="hybridMultilevel"/>
    <w:tmpl w:val="2E24A8A2"/>
    <w:lvl w:ilvl="0" w:tplc="C9E86274">
      <w:start w:val="1"/>
      <w:numFmt w:val="bullet"/>
      <w:pStyle w:val="ListBullet1"/>
      <w:lvlText w:val=""/>
      <w:lvlJc w:val="left"/>
      <w:pPr>
        <w:ind w:left="2160" w:hanging="360"/>
      </w:pPr>
      <w:rPr>
        <w:rFonts w:ascii="Symbol" w:hAnsi="Symbol" w:hint="default"/>
      </w:rPr>
    </w:lvl>
    <w:lvl w:ilvl="1" w:tplc="91EC79B4">
      <w:start w:val="1"/>
      <w:numFmt w:val="bullet"/>
      <w:pStyle w:val="ListBullet2"/>
      <w:lvlText w:val="o"/>
      <w:lvlJc w:val="left"/>
      <w:pPr>
        <w:ind w:left="2880" w:hanging="360"/>
      </w:pPr>
      <w:rPr>
        <w:rFonts w:ascii="Courier New" w:hAnsi="Courier New" w:cs="Courier New" w:hint="default"/>
      </w:rPr>
    </w:lvl>
    <w:lvl w:ilvl="2" w:tplc="10090005">
      <w:start w:val="1"/>
      <w:numFmt w:val="bullet"/>
      <w:pStyle w:val="ListBullet3"/>
      <w:lvlText w:val=""/>
      <w:lvlJc w:val="left"/>
      <w:pPr>
        <w:ind w:left="3600" w:hanging="360"/>
      </w:pPr>
      <w:rPr>
        <w:rFonts w:ascii="Symbol" w:hAnsi="Symbol" w:hint="default"/>
      </w:rPr>
    </w:lvl>
    <w:lvl w:ilvl="3" w:tplc="10090001">
      <w:start w:val="1"/>
      <w:numFmt w:val="bullet"/>
      <w:pStyle w:val="ListBullet4"/>
      <w:lvlText w:val=""/>
      <w:lvlJc w:val="left"/>
      <w:pPr>
        <w:ind w:left="4320" w:hanging="360"/>
      </w:pPr>
      <w:rPr>
        <w:rFonts w:ascii="Wingdings" w:hAnsi="Wingdings"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2" w15:restartNumberingAfterBreak="0">
    <w:nsid w:val="79B437B8"/>
    <w:multiLevelType w:val="hybridMultilevel"/>
    <w:tmpl w:val="AB76457E"/>
    <w:lvl w:ilvl="0" w:tplc="FB6C16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6"/>
  </w:num>
  <w:num w:numId="4">
    <w:abstractNumId w:val="11"/>
  </w:num>
  <w:num w:numId="5">
    <w:abstractNumId w:val="16"/>
  </w:num>
  <w:num w:numId="6">
    <w:abstractNumId w:val="7"/>
  </w:num>
  <w:num w:numId="7">
    <w:abstractNumId w:val="21"/>
  </w:num>
  <w:num w:numId="8">
    <w:abstractNumId w:val="8"/>
  </w:num>
  <w:num w:numId="9">
    <w:abstractNumId w:val="19"/>
  </w:num>
  <w:num w:numId="10">
    <w:abstractNumId w:val="9"/>
  </w:num>
  <w:num w:numId="11">
    <w:abstractNumId w:val="5"/>
  </w:num>
  <w:num w:numId="12">
    <w:abstractNumId w:val="1"/>
  </w:num>
  <w:num w:numId="13">
    <w:abstractNumId w:val="0"/>
  </w:num>
  <w:num w:numId="14">
    <w:abstractNumId w:val="13"/>
  </w:num>
  <w:num w:numId="15">
    <w:abstractNumId w:val="15"/>
  </w:num>
  <w:num w:numId="16">
    <w:abstractNumId w:val="20"/>
  </w:num>
  <w:num w:numId="17">
    <w:abstractNumId w:val="12"/>
  </w:num>
  <w:num w:numId="18">
    <w:abstractNumId w:val="4"/>
  </w:num>
  <w:num w:numId="19">
    <w:abstractNumId w:val="14"/>
  </w:num>
  <w:num w:numId="20">
    <w:abstractNumId w:val="17"/>
  </w:num>
  <w:num w:numId="21">
    <w:abstractNumId w:val="22"/>
  </w:num>
  <w:num w:numId="22">
    <w:abstractNumId w:val="18"/>
  </w:num>
  <w:num w:numId="23">
    <w:abstractNumId w:val="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albraith">
    <w15:presenceInfo w15:providerId="Windows Live" w15:userId="0dbb61df6f7720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360"/>
  <w:displayHorizontalDrawingGridEvery w:val="0"/>
  <w:displayVerticalDrawingGridEvery w:val="0"/>
  <w:doNotUseMarginsForDrawingGridOrigin/>
  <w:noPunctuationKerning/>
  <w:characterSpacingControl w:val="doNotCompress"/>
  <w:hdrShapeDefaults>
    <o:shapedefaults v:ext="edit" spidmax="2049" fill="f" fillcolor="white">
      <v:fill color="white" on="f"/>
      <o:colormru v:ext="edit" colors="#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8F3"/>
    <w:rsid w:val="000002FC"/>
    <w:rsid w:val="00000562"/>
    <w:rsid w:val="00000897"/>
    <w:rsid w:val="00000D43"/>
    <w:rsid w:val="00001B3F"/>
    <w:rsid w:val="00002259"/>
    <w:rsid w:val="0000263E"/>
    <w:rsid w:val="00002BFF"/>
    <w:rsid w:val="00002D30"/>
    <w:rsid w:val="00003130"/>
    <w:rsid w:val="00003238"/>
    <w:rsid w:val="0000335F"/>
    <w:rsid w:val="0000362D"/>
    <w:rsid w:val="00003D00"/>
    <w:rsid w:val="00003F0D"/>
    <w:rsid w:val="00004079"/>
    <w:rsid w:val="000042EB"/>
    <w:rsid w:val="00004BCF"/>
    <w:rsid w:val="000050C8"/>
    <w:rsid w:val="000056EF"/>
    <w:rsid w:val="000059E6"/>
    <w:rsid w:val="00005B1F"/>
    <w:rsid w:val="00005C1F"/>
    <w:rsid w:val="00006178"/>
    <w:rsid w:val="000064A6"/>
    <w:rsid w:val="00006899"/>
    <w:rsid w:val="00010ABD"/>
    <w:rsid w:val="000112D2"/>
    <w:rsid w:val="00012084"/>
    <w:rsid w:val="00012210"/>
    <w:rsid w:val="00012351"/>
    <w:rsid w:val="0001358B"/>
    <w:rsid w:val="000136EB"/>
    <w:rsid w:val="00013981"/>
    <w:rsid w:val="00014100"/>
    <w:rsid w:val="000150E8"/>
    <w:rsid w:val="00015133"/>
    <w:rsid w:val="0001525B"/>
    <w:rsid w:val="00015DEF"/>
    <w:rsid w:val="00016520"/>
    <w:rsid w:val="00016851"/>
    <w:rsid w:val="00017211"/>
    <w:rsid w:val="00017AB3"/>
    <w:rsid w:val="000209C6"/>
    <w:rsid w:val="00020D1D"/>
    <w:rsid w:val="00021025"/>
    <w:rsid w:val="000213F6"/>
    <w:rsid w:val="0002141C"/>
    <w:rsid w:val="000220B5"/>
    <w:rsid w:val="000224C6"/>
    <w:rsid w:val="000230CA"/>
    <w:rsid w:val="000233D0"/>
    <w:rsid w:val="00023653"/>
    <w:rsid w:val="00023CAE"/>
    <w:rsid w:val="0002469A"/>
    <w:rsid w:val="0002486B"/>
    <w:rsid w:val="0002538C"/>
    <w:rsid w:val="000256C7"/>
    <w:rsid w:val="0002633E"/>
    <w:rsid w:val="00026E0D"/>
    <w:rsid w:val="00026EBA"/>
    <w:rsid w:val="00027A99"/>
    <w:rsid w:val="0003015C"/>
    <w:rsid w:val="00030257"/>
    <w:rsid w:val="000304CD"/>
    <w:rsid w:val="00030744"/>
    <w:rsid w:val="000308F4"/>
    <w:rsid w:val="00030CDF"/>
    <w:rsid w:val="00030F4F"/>
    <w:rsid w:val="00031237"/>
    <w:rsid w:val="000314DF"/>
    <w:rsid w:val="00031F98"/>
    <w:rsid w:val="00032058"/>
    <w:rsid w:val="0003288E"/>
    <w:rsid w:val="00033543"/>
    <w:rsid w:val="00033A37"/>
    <w:rsid w:val="00033F28"/>
    <w:rsid w:val="0003424B"/>
    <w:rsid w:val="0003514B"/>
    <w:rsid w:val="00035439"/>
    <w:rsid w:val="00036704"/>
    <w:rsid w:val="000369F7"/>
    <w:rsid w:val="00036D47"/>
    <w:rsid w:val="0003705A"/>
    <w:rsid w:val="00037932"/>
    <w:rsid w:val="00037A32"/>
    <w:rsid w:val="00037E80"/>
    <w:rsid w:val="000410B9"/>
    <w:rsid w:val="00041F6F"/>
    <w:rsid w:val="0004235F"/>
    <w:rsid w:val="00042D34"/>
    <w:rsid w:val="000433BC"/>
    <w:rsid w:val="00043686"/>
    <w:rsid w:val="000437B0"/>
    <w:rsid w:val="000440CD"/>
    <w:rsid w:val="000448F5"/>
    <w:rsid w:val="00044BCF"/>
    <w:rsid w:val="00044DF5"/>
    <w:rsid w:val="0004549D"/>
    <w:rsid w:val="0004564D"/>
    <w:rsid w:val="000457B1"/>
    <w:rsid w:val="00046B11"/>
    <w:rsid w:val="00046E8D"/>
    <w:rsid w:val="00050274"/>
    <w:rsid w:val="00050531"/>
    <w:rsid w:val="00050B1C"/>
    <w:rsid w:val="000511CA"/>
    <w:rsid w:val="00051497"/>
    <w:rsid w:val="0005156C"/>
    <w:rsid w:val="00051833"/>
    <w:rsid w:val="00051AEB"/>
    <w:rsid w:val="00051E21"/>
    <w:rsid w:val="00051FD6"/>
    <w:rsid w:val="0005239C"/>
    <w:rsid w:val="0005292C"/>
    <w:rsid w:val="00052FBE"/>
    <w:rsid w:val="00054A5D"/>
    <w:rsid w:val="00055D4E"/>
    <w:rsid w:val="00055D55"/>
    <w:rsid w:val="00056699"/>
    <w:rsid w:val="000567C1"/>
    <w:rsid w:val="000568F1"/>
    <w:rsid w:val="00056951"/>
    <w:rsid w:val="00060B3B"/>
    <w:rsid w:val="00060CED"/>
    <w:rsid w:val="00061BDC"/>
    <w:rsid w:val="00061CE9"/>
    <w:rsid w:val="00062534"/>
    <w:rsid w:val="000626DA"/>
    <w:rsid w:val="0006273A"/>
    <w:rsid w:val="00062DAD"/>
    <w:rsid w:val="00062E5D"/>
    <w:rsid w:val="000633FB"/>
    <w:rsid w:val="00063BF8"/>
    <w:rsid w:val="00064372"/>
    <w:rsid w:val="00064B69"/>
    <w:rsid w:val="00065B2F"/>
    <w:rsid w:val="00066686"/>
    <w:rsid w:val="00066913"/>
    <w:rsid w:val="00066958"/>
    <w:rsid w:val="00070075"/>
    <w:rsid w:val="000705B7"/>
    <w:rsid w:val="00070619"/>
    <w:rsid w:val="00070ABD"/>
    <w:rsid w:val="00070C3E"/>
    <w:rsid w:val="000714E9"/>
    <w:rsid w:val="00071B6A"/>
    <w:rsid w:val="00071D6F"/>
    <w:rsid w:val="0007228C"/>
    <w:rsid w:val="000722FC"/>
    <w:rsid w:val="00072710"/>
    <w:rsid w:val="00072906"/>
    <w:rsid w:val="00073546"/>
    <w:rsid w:val="00073D38"/>
    <w:rsid w:val="00074320"/>
    <w:rsid w:val="000748E0"/>
    <w:rsid w:val="00074A6B"/>
    <w:rsid w:val="00074B53"/>
    <w:rsid w:val="00074CE7"/>
    <w:rsid w:val="000756EC"/>
    <w:rsid w:val="0007693E"/>
    <w:rsid w:val="0007761B"/>
    <w:rsid w:val="00077CD2"/>
    <w:rsid w:val="00077E59"/>
    <w:rsid w:val="00077F6A"/>
    <w:rsid w:val="0008080E"/>
    <w:rsid w:val="0008084A"/>
    <w:rsid w:val="00080A10"/>
    <w:rsid w:val="0008123F"/>
    <w:rsid w:val="0008148F"/>
    <w:rsid w:val="000819EE"/>
    <w:rsid w:val="00081E44"/>
    <w:rsid w:val="000827DC"/>
    <w:rsid w:val="00082F95"/>
    <w:rsid w:val="00083497"/>
    <w:rsid w:val="00083AC9"/>
    <w:rsid w:val="00084973"/>
    <w:rsid w:val="00085583"/>
    <w:rsid w:val="000856F8"/>
    <w:rsid w:val="00085871"/>
    <w:rsid w:val="00085DD8"/>
    <w:rsid w:val="0008625E"/>
    <w:rsid w:val="0008690E"/>
    <w:rsid w:val="00087A5B"/>
    <w:rsid w:val="00087B20"/>
    <w:rsid w:val="00091B04"/>
    <w:rsid w:val="000921BC"/>
    <w:rsid w:val="000926E8"/>
    <w:rsid w:val="00092A1A"/>
    <w:rsid w:val="00092C37"/>
    <w:rsid w:val="00092F43"/>
    <w:rsid w:val="00092F65"/>
    <w:rsid w:val="000941CE"/>
    <w:rsid w:val="000948E7"/>
    <w:rsid w:val="00094966"/>
    <w:rsid w:val="000950ED"/>
    <w:rsid w:val="00095112"/>
    <w:rsid w:val="00095954"/>
    <w:rsid w:val="00095D09"/>
    <w:rsid w:val="00096105"/>
    <w:rsid w:val="00096196"/>
    <w:rsid w:val="000963B6"/>
    <w:rsid w:val="00096F14"/>
    <w:rsid w:val="00097522"/>
    <w:rsid w:val="000A138C"/>
    <w:rsid w:val="000A1716"/>
    <w:rsid w:val="000A1870"/>
    <w:rsid w:val="000A19A1"/>
    <w:rsid w:val="000A3413"/>
    <w:rsid w:val="000A3818"/>
    <w:rsid w:val="000A3B22"/>
    <w:rsid w:val="000A3CBA"/>
    <w:rsid w:val="000A4126"/>
    <w:rsid w:val="000A4599"/>
    <w:rsid w:val="000A4B4E"/>
    <w:rsid w:val="000A4F59"/>
    <w:rsid w:val="000A5236"/>
    <w:rsid w:val="000A53EB"/>
    <w:rsid w:val="000A5C2F"/>
    <w:rsid w:val="000A5E86"/>
    <w:rsid w:val="000A6145"/>
    <w:rsid w:val="000A61D2"/>
    <w:rsid w:val="000A63E7"/>
    <w:rsid w:val="000A6985"/>
    <w:rsid w:val="000A6E32"/>
    <w:rsid w:val="000A6F49"/>
    <w:rsid w:val="000A748E"/>
    <w:rsid w:val="000A7639"/>
    <w:rsid w:val="000A7C0B"/>
    <w:rsid w:val="000A7ED5"/>
    <w:rsid w:val="000B06B0"/>
    <w:rsid w:val="000B0BBD"/>
    <w:rsid w:val="000B0D15"/>
    <w:rsid w:val="000B0FA6"/>
    <w:rsid w:val="000B163C"/>
    <w:rsid w:val="000B17FE"/>
    <w:rsid w:val="000B1928"/>
    <w:rsid w:val="000B1F36"/>
    <w:rsid w:val="000B268C"/>
    <w:rsid w:val="000B2CEE"/>
    <w:rsid w:val="000B3295"/>
    <w:rsid w:val="000B3481"/>
    <w:rsid w:val="000B57E1"/>
    <w:rsid w:val="000B5F0E"/>
    <w:rsid w:val="000B63AE"/>
    <w:rsid w:val="000B667A"/>
    <w:rsid w:val="000B67A4"/>
    <w:rsid w:val="000B6CB8"/>
    <w:rsid w:val="000B6DF0"/>
    <w:rsid w:val="000B7E13"/>
    <w:rsid w:val="000C0019"/>
    <w:rsid w:val="000C0F04"/>
    <w:rsid w:val="000C15E8"/>
    <w:rsid w:val="000C21EE"/>
    <w:rsid w:val="000C287B"/>
    <w:rsid w:val="000C2ED1"/>
    <w:rsid w:val="000C3EB5"/>
    <w:rsid w:val="000C5100"/>
    <w:rsid w:val="000C5174"/>
    <w:rsid w:val="000C5954"/>
    <w:rsid w:val="000C5C7F"/>
    <w:rsid w:val="000C6C70"/>
    <w:rsid w:val="000C6F32"/>
    <w:rsid w:val="000C7570"/>
    <w:rsid w:val="000C77D4"/>
    <w:rsid w:val="000C7999"/>
    <w:rsid w:val="000D04BD"/>
    <w:rsid w:val="000D07CB"/>
    <w:rsid w:val="000D08C7"/>
    <w:rsid w:val="000D1963"/>
    <w:rsid w:val="000D19B1"/>
    <w:rsid w:val="000D1AC6"/>
    <w:rsid w:val="000D2148"/>
    <w:rsid w:val="000D2357"/>
    <w:rsid w:val="000D2ECB"/>
    <w:rsid w:val="000D2F6C"/>
    <w:rsid w:val="000D3280"/>
    <w:rsid w:val="000D335D"/>
    <w:rsid w:val="000D338C"/>
    <w:rsid w:val="000D34F3"/>
    <w:rsid w:val="000D43AF"/>
    <w:rsid w:val="000D477C"/>
    <w:rsid w:val="000D5464"/>
    <w:rsid w:val="000D5B54"/>
    <w:rsid w:val="000D6287"/>
    <w:rsid w:val="000D6E94"/>
    <w:rsid w:val="000D6EC9"/>
    <w:rsid w:val="000D7189"/>
    <w:rsid w:val="000D7DCD"/>
    <w:rsid w:val="000E0FC0"/>
    <w:rsid w:val="000E1355"/>
    <w:rsid w:val="000E1B06"/>
    <w:rsid w:val="000E28AE"/>
    <w:rsid w:val="000E2FC9"/>
    <w:rsid w:val="000E308B"/>
    <w:rsid w:val="000E3C86"/>
    <w:rsid w:val="000E43D0"/>
    <w:rsid w:val="000E4F62"/>
    <w:rsid w:val="000E525F"/>
    <w:rsid w:val="000E5EE1"/>
    <w:rsid w:val="000E5EE9"/>
    <w:rsid w:val="000E5FD7"/>
    <w:rsid w:val="000E630B"/>
    <w:rsid w:val="000E6870"/>
    <w:rsid w:val="000E7608"/>
    <w:rsid w:val="000F0816"/>
    <w:rsid w:val="000F0952"/>
    <w:rsid w:val="000F09A6"/>
    <w:rsid w:val="000F09CA"/>
    <w:rsid w:val="000F1239"/>
    <w:rsid w:val="000F138F"/>
    <w:rsid w:val="000F171E"/>
    <w:rsid w:val="000F21BD"/>
    <w:rsid w:val="000F2A10"/>
    <w:rsid w:val="000F2DEE"/>
    <w:rsid w:val="000F30ED"/>
    <w:rsid w:val="000F320B"/>
    <w:rsid w:val="000F4673"/>
    <w:rsid w:val="000F47DE"/>
    <w:rsid w:val="000F5A81"/>
    <w:rsid w:val="000F5F5B"/>
    <w:rsid w:val="000F6137"/>
    <w:rsid w:val="000F627A"/>
    <w:rsid w:val="000F6449"/>
    <w:rsid w:val="000F655E"/>
    <w:rsid w:val="000F699C"/>
    <w:rsid w:val="000F6A13"/>
    <w:rsid w:val="000F6E08"/>
    <w:rsid w:val="000F6F44"/>
    <w:rsid w:val="000F7369"/>
    <w:rsid w:val="000F7490"/>
    <w:rsid w:val="00100908"/>
    <w:rsid w:val="001010E0"/>
    <w:rsid w:val="0010126A"/>
    <w:rsid w:val="00101362"/>
    <w:rsid w:val="00101B30"/>
    <w:rsid w:val="0010204E"/>
    <w:rsid w:val="0010280D"/>
    <w:rsid w:val="00103501"/>
    <w:rsid w:val="0010360D"/>
    <w:rsid w:val="0010372D"/>
    <w:rsid w:val="001040E5"/>
    <w:rsid w:val="0010498F"/>
    <w:rsid w:val="00104EE0"/>
    <w:rsid w:val="00104F3C"/>
    <w:rsid w:val="001054D7"/>
    <w:rsid w:val="00105C2F"/>
    <w:rsid w:val="00105D9F"/>
    <w:rsid w:val="00106690"/>
    <w:rsid w:val="00106B74"/>
    <w:rsid w:val="00106CE7"/>
    <w:rsid w:val="001071BB"/>
    <w:rsid w:val="00107220"/>
    <w:rsid w:val="00107993"/>
    <w:rsid w:val="0011002D"/>
    <w:rsid w:val="001107A7"/>
    <w:rsid w:val="00110E35"/>
    <w:rsid w:val="00111729"/>
    <w:rsid w:val="0011275A"/>
    <w:rsid w:val="001136A1"/>
    <w:rsid w:val="001136B7"/>
    <w:rsid w:val="001136D1"/>
    <w:rsid w:val="001138FF"/>
    <w:rsid w:val="001149E7"/>
    <w:rsid w:val="00115599"/>
    <w:rsid w:val="00115799"/>
    <w:rsid w:val="001157F5"/>
    <w:rsid w:val="00117055"/>
    <w:rsid w:val="001172A3"/>
    <w:rsid w:val="00117EDC"/>
    <w:rsid w:val="00120320"/>
    <w:rsid w:val="00120467"/>
    <w:rsid w:val="001206B0"/>
    <w:rsid w:val="00120C01"/>
    <w:rsid w:val="00120EF1"/>
    <w:rsid w:val="00121228"/>
    <w:rsid w:val="0012249A"/>
    <w:rsid w:val="00122741"/>
    <w:rsid w:val="0012292D"/>
    <w:rsid w:val="00123FB9"/>
    <w:rsid w:val="00125585"/>
    <w:rsid w:val="0012575C"/>
    <w:rsid w:val="0012620D"/>
    <w:rsid w:val="0012702F"/>
    <w:rsid w:val="00127577"/>
    <w:rsid w:val="00127A21"/>
    <w:rsid w:val="0013004F"/>
    <w:rsid w:val="00130607"/>
    <w:rsid w:val="00130D61"/>
    <w:rsid w:val="00130E5C"/>
    <w:rsid w:val="0013197A"/>
    <w:rsid w:val="001319E2"/>
    <w:rsid w:val="00131D98"/>
    <w:rsid w:val="00132437"/>
    <w:rsid w:val="00132931"/>
    <w:rsid w:val="00132DAD"/>
    <w:rsid w:val="001330B8"/>
    <w:rsid w:val="0013359A"/>
    <w:rsid w:val="001337CE"/>
    <w:rsid w:val="00133F03"/>
    <w:rsid w:val="00135387"/>
    <w:rsid w:val="001357E4"/>
    <w:rsid w:val="00135A95"/>
    <w:rsid w:val="00136BC9"/>
    <w:rsid w:val="001372A7"/>
    <w:rsid w:val="00137BD9"/>
    <w:rsid w:val="001412DC"/>
    <w:rsid w:val="0014161C"/>
    <w:rsid w:val="00141731"/>
    <w:rsid w:val="001418A3"/>
    <w:rsid w:val="001418E7"/>
    <w:rsid w:val="00141C0B"/>
    <w:rsid w:val="00141D48"/>
    <w:rsid w:val="00141F6A"/>
    <w:rsid w:val="00142740"/>
    <w:rsid w:val="00142F5A"/>
    <w:rsid w:val="001432F6"/>
    <w:rsid w:val="0014338C"/>
    <w:rsid w:val="00143488"/>
    <w:rsid w:val="00143DF2"/>
    <w:rsid w:val="0014459C"/>
    <w:rsid w:val="00144757"/>
    <w:rsid w:val="00145B7A"/>
    <w:rsid w:val="00145CDC"/>
    <w:rsid w:val="00145D3A"/>
    <w:rsid w:val="00145F59"/>
    <w:rsid w:val="00146B40"/>
    <w:rsid w:val="00146D3B"/>
    <w:rsid w:val="00146E4F"/>
    <w:rsid w:val="00147203"/>
    <w:rsid w:val="00147489"/>
    <w:rsid w:val="001500FA"/>
    <w:rsid w:val="00150292"/>
    <w:rsid w:val="0015034B"/>
    <w:rsid w:val="001509A6"/>
    <w:rsid w:val="001514BA"/>
    <w:rsid w:val="001516F0"/>
    <w:rsid w:val="00151BC6"/>
    <w:rsid w:val="0015243F"/>
    <w:rsid w:val="00152C14"/>
    <w:rsid w:val="00152CD7"/>
    <w:rsid w:val="0015300B"/>
    <w:rsid w:val="00153682"/>
    <w:rsid w:val="001539AD"/>
    <w:rsid w:val="00154495"/>
    <w:rsid w:val="001544B5"/>
    <w:rsid w:val="00154792"/>
    <w:rsid w:val="00154EF2"/>
    <w:rsid w:val="00155072"/>
    <w:rsid w:val="001552D4"/>
    <w:rsid w:val="0015560C"/>
    <w:rsid w:val="0015718C"/>
    <w:rsid w:val="00157478"/>
    <w:rsid w:val="00160383"/>
    <w:rsid w:val="00160854"/>
    <w:rsid w:val="001620E9"/>
    <w:rsid w:val="001626C3"/>
    <w:rsid w:val="00162E9B"/>
    <w:rsid w:val="00162F49"/>
    <w:rsid w:val="00163A3D"/>
    <w:rsid w:val="00163C0B"/>
    <w:rsid w:val="00163C90"/>
    <w:rsid w:val="00163F68"/>
    <w:rsid w:val="0016450F"/>
    <w:rsid w:val="001649C2"/>
    <w:rsid w:val="001651BC"/>
    <w:rsid w:val="0016600C"/>
    <w:rsid w:val="00166021"/>
    <w:rsid w:val="001660FF"/>
    <w:rsid w:val="00166463"/>
    <w:rsid w:val="0016650D"/>
    <w:rsid w:val="00166645"/>
    <w:rsid w:val="0016675E"/>
    <w:rsid w:val="00166C89"/>
    <w:rsid w:val="00170546"/>
    <w:rsid w:val="00170891"/>
    <w:rsid w:val="001709BB"/>
    <w:rsid w:val="00170A34"/>
    <w:rsid w:val="00170AF1"/>
    <w:rsid w:val="00170EE0"/>
    <w:rsid w:val="00171622"/>
    <w:rsid w:val="00172221"/>
    <w:rsid w:val="001722AC"/>
    <w:rsid w:val="0017244C"/>
    <w:rsid w:val="001729E7"/>
    <w:rsid w:val="00173D88"/>
    <w:rsid w:val="0017417F"/>
    <w:rsid w:val="001743C5"/>
    <w:rsid w:val="00175E24"/>
    <w:rsid w:val="00177900"/>
    <w:rsid w:val="001805CD"/>
    <w:rsid w:val="00180961"/>
    <w:rsid w:val="00180CEA"/>
    <w:rsid w:val="00181346"/>
    <w:rsid w:val="0018173E"/>
    <w:rsid w:val="0018479E"/>
    <w:rsid w:val="00185F91"/>
    <w:rsid w:val="001861BD"/>
    <w:rsid w:val="00186356"/>
    <w:rsid w:val="00186B13"/>
    <w:rsid w:val="00187DE0"/>
    <w:rsid w:val="001900A2"/>
    <w:rsid w:val="0019032E"/>
    <w:rsid w:val="001906FE"/>
    <w:rsid w:val="00190837"/>
    <w:rsid w:val="00190D0D"/>
    <w:rsid w:val="001923A1"/>
    <w:rsid w:val="001927F5"/>
    <w:rsid w:val="00192DDC"/>
    <w:rsid w:val="00193925"/>
    <w:rsid w:val="00193EDA"/>
    <w:rsid w:val="00194280"/>
    <w:rsid w:val="0019445D"/>
    <w:rsid w:val="00194823"/>
    <w:rsid w:val="0019525B"/>
    <w:rsid w:val="00196508"/>
    <w:rsid w:val="0019688B"/>
    <w:rsid w:val="00196A0A"/>
    <w:rsid w:val="00196DE4"/>
    <w:rsid w:val="00197670"/>
    <w:rsid w:val="00197D51"/>
    <w:rsid w:val="001A008E"/>
    <w:rsid w:val="001A048F"/>
    <w:rsid w:val="001A060D"/>
    <w:rsid w:val="001A0D99"/>
    <w:rsid w:val="001A1A23"/>
    <w:rsid w:val="001A28EB"/>
    <w:rsid w:val="001A2966"/>
    <w:rsid w:val="001A2EE3"/>
    <w:rsid w:val="001A32EA"/>
    <w:rsid w:val="001A3F3A"/>
    <w:rsid w:val="001A4A7F"/>
    <w:rsid w:val="001A4F73"/>
    <w:rsid w:val="001A5674"/>
    <w:rsid w:val="001A5D71"/>
    <w:rsid w:val="001A5F35"/>
    <w:rsid w:val="001A6245"/>
    <w:rsid w:val="001A68A9"/>
    <w:rsid w:val="001A714D"/>
    <w:rsid w:val="001A7284"/>
    <w:rsid w:val="001A72C1"/>
    <w:rsid w:val="001A75EB"/>
    <w:rsid w:val="001A79E7"/>
    <w:rsid w:val="001A7CCA"/>
    <w:rsid w:val="001B019A"/>
    <w:rsid w:val="001B0844"/>
    <w:rsid w:val="001B0BF5"/>
    <w:rsid w:val="001B13BA"/>
    <w:rsid w:val="001B2522"/>
    <w:rsid w:val="001B272F"/>
    <w:rsid w:val="001B2D2E"/>
    <w:rsid w:val="001B2F09"/>
    <w:rsid w:val="001B3681"/>
    <w:rsid w:val="001B40A7"/>
    <w:rsid w:val="001B54A7"/>
    <w:rsid w:val="001B5809"/>
    <w:rsid w:val="001B594B"/>
    <w:rsid w:val="001B62D5"/>
    <w:rsid w:val="001B6371"/>
    <w:rsid w:val="001B71D6"/>
    <w:rsid w:val="001B7ED3"/>
    <w:rsid w:val="001C049F"/>
    <w:rsid w:val="001C0597"/>
    <w:rsid w:val="001C09DB"/>
    <w:rsid w:val="001C0A77"/>
    <w:rsid w:val="001C1680"/>
    <w:rsid w:val="001C1F0E"/>
    <w:rsid w:val="001C212A"/>
    <w:rsid w:val="001C2689"/>
    <w:rsid w:val="001C3262"/>
    <w:rsid w:val="001C37C3"/>
    <w:rsid w:val="001C3FA4"/>
    <w:rsid w:val="001C41C9"/>
    <w:rsid w:val="001C4224"/>
    <w:rsid w:val="001C53CE"/>
    <w:rsid w:val="001C6866"/>
    <w:rsid w:val="001C7C77"/>
    <w:rsid w:val="001C7E80"/>
    <w:rsid w:val="001D05AD"/>
    <w:rsid w:val="001D0BC9"/>
    <w:rsid w:val="001D130C"/>
    <w:rsid w:val="001D13BA"/>
    <w:rsid w:val="001D198A"/>
    <w:rsid w:val="001D1CB6"/>
    <w:rsid w:val="001D23FB"/>
    <w:rsid w:val="001D3B36"/>
    <w:rsid w:val="001D3D14"/>
    <w:rsid w:val="001D3F4F"/>
    <w:rsid w:val="001D4404"/>
    <w:rsid w:val="001D458B"/>
    <w:rsid w:val="001D47EB"/>
    <w:rsid w:val="001D4BC6"/>
    <w:rsid w:val="001D532A"/>
    <w:rsid w:val="001D541E"/>
    <w:rsid w:val="001D5687"/>
    <w:rsid w:val="001D5DA3"/>
    <w:rsid w:val="001D5E3D"/>
    <w:rsid w:val="001D61F4"/>
    <w:rsid w:val="001D6457"/>
    <w:rsid w:val="001D6ADB"/>
    <w:rsid w:val="001D7150"/>
    <w:rsid w:val="001E0E32"/>
    <w:rsid w:val="001E0F42"/>
    <w:rsid w:val="001E1834"/>
    <w:rsid w:val="001E198B"/>
    <w:rsid w:val="001E24B3"/>
    <w:rsid w:val="001E2A77"/>
    <w:rsid w:val="001E2B97"/>
    <w:rsid w:val="001E2CFF"/>
    <w:rsid w:val="001E2D8C"/>
    <w:rsid w:val="001E366D"/>
    <w:rsid w:val="001E427C"/>
    <w:rsid w:val="001E490A"/>
    <w:rsid w:val="001E4ADE"/>
    <w:rsid w:val="001E4B9D"/>
    <w:rsid w:val="001E5153"/>
    <w:rsid w:val="001E52C6"/>
    <w:rsid w:val="001E5436"/>
    <w:rsid w:val="001E5BD5"/>
    <w:rsid w:val="001E5E2E"/>
    <w:rsid w:val="001E73EF"/>
    <w:rsid w:val="001F0057"/>
    <w:rsid w:val="001F0F8A"/>
    <w:rsid w:val="001F17C4"/>
    <w:rsid w:val="001F269B"/>
    <w:rsid w:val="001F3582"/>
    <w:rsid w:val="001F47B0"/>
    <w:rsid w:val="001F4F8A"/>
    <w:rsid w:val="001F54CD"/>
    <w:rsid w:val="001F6060"/>
    <w:rsid w:val="001F67A2"/>
    <w:rsid w:val="001F6866"/>
    <w:rsid w:val="001F6D76"/>
    <w:rsid w:val="001F7348"/>
    <w:rsid w:val="001F7B3C"/>
    <w:rsid w:val="001F7FCC"/>
    <w:rsid w:val="0020088F"/>
    <w:rsid w:val="00200AAD"/>
    <w:rsid w:val="002015EE"/>
    <w:rsid w:val="00201893"/>
    <w:rsid w:val="002018A5"/>
    <w:rsid w:val="00202542"/>
    <w:rsid w:val="00202689"/>
    <w:rsid w:val="00202B63"/>
    <w:rsid w:val="002032EF"/>
    <w:rsid w:val="00203BC7"/>
    <w:rsid w:val="00203D09"/>
    <w:rsid w:val="0020483F"/>
    <w:rsid w:val="002048DC"/>
    <w:rsid w:val="00204C8B"/>
    <w:rsid w:val="00205F1A"/>
    <w:rsid w:val="00206B69"/>
    <w:rsid w:val="0021028D"/>
    <w:rsid w:val="00210329"/>
    <w:rsid w:val="002114B2"/>
    <w:rsid w:val="00211C93"/>
    <w:rsid w:val="00211E7A"/>
    <w:rsid w:val="00213267"/>
    <w:rsid w:val="002133AE"/>
    <w:rsid w:val="002139EC"/>
    <w:rsid w:val="00213C71"/>
    <w:rsid w:val="002141AC"/>
    <w:rsid w:val="002145E1"/>
    <w:rsid w:val="00214F53"/>
    <w:rsid w:val="00215359"/>
    <w:rsid w:val="0021553F"/>
    <w:rsid w:val="002156D9"/>
    <w:rsid w:val="002158F1"/>
    <w:rsid w:val="00215EEF"/>
    <w:rsid w:val="0021636E"/>
    <w:rsid w:val="00216853"/>
    <w:rsid w:val="002169CF"/>
    <w:rsid w:val="00216E7C"/>
    <w:rsid w:val="002177B9"/>
    <w:rsid w:val="0021784E"/>
    <w:rsid w:val="002178D2"/>
    <w:rsid w:val="0021795A"/>
    <w:rsid w:val="00217C5C"/>
    <w:rsid w:val="00217E22"/>
    <w:rsid w:val="00217F19"/>
    <w:rsid w:val="0022015B"/>
    <w:rsid w:val="00221C63"/>
    <w:rsid w:val="00221CA2"/>
    <w:rsid w:val="002228BC"/>
    <w:rsid w:val="0022316F"/>
    <w:rsid w:val="0022323A"/>
    <w:rsid w:val="002234B8"/>
    <w:rsid w:val="00223ABD"/>
    <w:rsid w:val="00223D17"/>
    <w:rsid w:val="00223D65"/>
    <w:rsid w:val="00224131"/>
    <w:rsid w:val="00224524"/>
    <w:rsid w:val="00225015"/>
    <w:rsid w:val="002255BD"/>
    <w:rsid w:val="0022583D"/>
    <w:rsid w:val="002263F3"/>
    <w:rsid w:val="0022710C"/>
    <w:rsid w:val="00227563"/>
    <w:rsid w:val="00227E08"/>
    <w:rsid w:val="00230187"/>
    <w:rsid w:val="00230B07"/>
    <w:rsid w:val="00230C27"/>
    <w:rsid w:val="00230D56"/>
    <w:rsid w:val="0023240E"/>
    <w:rsid w:val="00232484"/>
    <w:rsid w:val="002329D3"/>
    <w:rsid w:val="00232E4D"/>
    <w:rsid w:val="00233533"/>
    <w:rsid w:val="00233B83"/>
    <w:rsid w:val="00234A30"/>
    <w:rsid w:val="00240F4F"/>
    <w:rsid w:val="00241188"/>
    <w:rsid w:val="002411A9"/>
    <w:rsid w:val="00241C01"/>
    <w:rsid w:val="00241D24"/>
    <w:rsid w:val="00241E2D"/>
    <w:rsid w:val="002427C4"/>
    <w:rsid w:val="0024285A"/>
    <w:rsid w:val="002429C1"/>
    <w:rsid w:val="00244077"/>
    <w:rsid w:val="002441FA"/>
    <w:rsid w:val="00244299"/>
    <w:rsid w:val="00244790"/>
    <w:rsid w:val="00244A81"/>
    <w:rsid w:val="00244C60"/>
    <w:rsid w:val="00244D74"/>
    <w:rsid w:val="00244DA8"/>
    <w:rsid w:val="002454BA"/>
    <w:rsid w:val="00245BC3"/>
    <w:rsid w:val="0024659A"/>
    <w:rsid w:val="00246600"/>
    <w:rsid w:val="0025012B"/>
    <w:rsid w:val="0025039D"/>
    <w:rsid w:val="0025067D"/>
    <w:rsid w:val="002507E6"/>
    <w:rsid w:val="00250890"/>
    <w:rsid w:val="00251A30"/>
    <w:rsid w:val="00251D0A"/>
    <w:rsid w:val="00251EAA"/>
    <w:rsid w:val="0025228D"/>
    <w:rsid w:val="00252808"/>
    <w:rsid w:val="00252D0A"/>
    <w:rsid w:val="00252E83"/>
    <w:rsid w:val="002544B7"/>
    <w:rsid w:val="00254AF8"/>
    <w:rsid w:val="00255C71"/>
    <w:rsid w:val="0025609C"/>
    <w:rsid w:val="002567E5"/>
    <w:rsid w:val="00256993"/>
    <w:rsid w:val="002569B1"/>
    <w:rsid w:val="00256C0B"/>
    <w:rsid w:val="0026111D"/>
    <w:rsid w:val="00261A69"/>
    <w:rsid w:val="00261B54"/>
    <w:rsid w:val="00261E4C"/>
    <w:rsid w:val="00262317"/>
    <w:rsid w:val="0026296D"/>
    <w:rsid w:val="00262EF5"/>
    <w:rsid w:val="002630EE"/>
    <w:rsid w:val="00263D96"/>
    <w:rsid w:val="00264724"/>
    <w:rsid w:val="00264FA2"/>
    <w:rsid w:val="00265A11"/>
    <w:rsid w:val="00265A38"/>
    <w:rsid w:val="00265F85"/>
    <w:rsid w:val="00266204"/>
    <w:rsid w:val="00266C6C"/>
    <w:rsid w:val="00267322"/>
    <w:rsid w:val="00267542"/>
    <w:rsid w:val="00267E04"/>
    <w:rsid w:val="00270F60"/>
    <w:rsid w:val="00271508"/>
    <w:rsid w:val="0027190F"/>
    <w:rsid w:val="00271992"/>
    <w:rsid w:val="002723B3"/>
    <w:rsid w:val="00272804"/>
    <w:rsid w:val="0027406E"/>
    <w:rsid w:val="00274A98"/>
    <w:rsid w:val="00274C2C"/>
    <w:rsid w:val="00274D66"/>
    <w:rsid w:val="00275473"/>
    <w:rsid w:val="00275F84"/>
    <w:rsid w:val="00275F9D"/>
    <w:rsid w:val="0027761F"/>
    <w:rsid w:val="00277873"/>
    <w:rsid w:val="00277A7E"/>
    <w:rsid w:val="00277CEB"/>
    <w:rsid w:val="00277E0A"/>
    <w:rsid w:val="00277F5F"/>
    <w:rsid w:val="002800FB"/>
    <w:rsid w:val="00280788"/>
    <w:rsid w:val="00280AF5"/>
    <w:rsid w:val="0028141F"/>
    <w:rsid w:val="00281551"/>
    <w:rsid w:val="002816F1"/>
    <w:rsid w:val="00281AC4"/>
    <w:rsid w:val="00282100"/>
    <w:rsid w:val="002822FC"/>
    <w:rsid w:val="0028353B"/>
    <w:rsid w:val="00284ED7"/>
    <w:rsid w:val="00285B60"/>
    <w:rsid w:val="00285ED4"/>
    <w:rsid w:val="0028606D"/>
    <w:rsid w:val="002863DC"/>
    <w:rsid w:val="002869B4"/>
    <w:rsid w:val="002869D6"/>
    <w:rsid w:val="00286D5E"/>
    <w:rsid w:val="00286DDA"/>
    <w:rsid w:val="00287470"/>
    <w:rsid w:val="00287778"/>
    <w:rsid w:val="00290277"/>
    <w:rsid w:val="0029064F"/>
    <w:rsid w:val="00290FA4"/>
    <w:rsid w:val="002912F0"/>
    <w:rsid w:val="0029148D"/>
    <w:rsid w:val="002920A6"/>
    <w:rsid w:val="0029365B"/>
    <w:rsid w:val="00293ECB"/>
    <w:rsid w:val="00294AC3"/>
    <w:rsid w:val="00295306"/>
    <w:rsid w:val="00295C53"/>
    <w:rsid w:val="00295D1C"/>
    <w:rsid w:val="00296DCA"/>
    <w:rsid w:val="00296FD3"/>
    <w:rsid w:val="002977FC"/>
    <w:rsid w:val="002979C6"/>
    <w:rsid w:val="00297E1A"/>
    <w:rsid w:val="002A1100"/>
    <w:rsid w:val="002A1190"/>
    <w:rsid w:val="002A1C67"/>
    <w:rsid w:val="002A25B4"/>
    <w:rsid w:val="002A2980"/>
    <w:rsid w:val="002A2D92"/>
    <w:rsid w:val="002A390D"/>
    <w:rsid w:val="002A3935"/>
    <w:rsid w:val="002A3ABB"/>
    <w:rsid w:val="002A406B"/>
    <w:rsid w:val="002A479B"/>
    <w:rsid w:val="002A5476"/>
    <w:rsid w:val="002A56FA"/>
    <w:rsid w:val="002A5B3D"/>
    <w:rsid w:val="002A60E9"/>
    <w:rsid w:val="002A63B3"/>
    <w:rsid w:val="002A6D77"/>
    <w:rsid w:val="002A72E9"/>
    <w:rsid w:val="002A777F"/>
    <w:rsid w:val="002B0224"/>
    <w:rsid w:val="002B05D3"/>
    <w:rsid w:val="002B17D8"/>
    <w:rsid w:val="002B196C"/>
    <w:rsid w:val="002B1B3C"/>
    <w:rsid w:val="002B1CB4"/>
    <w:rsid w:val="002B2091"/>
    <w:rsid w:val="002B2B67"/>
    <w:rsid w:val="002B2C24"/>
    <w:rsid w:val="002B2C55"/>
    <w:rsid w:val="002B2C57"/>
    <w:rsid w:val="002B31CF"/>
    <w:rsid w:val="002B3C83"/>
    <w:rsid w:val="002B3C86"/>
    <w:rsid w:val="002B435C"/>
    <w:rsid w:val="002B5166"/>
    <w:rsid w:val="002B5490"/>
    <w:rsid w:val="002B5799"/>
    <w:rsid w:val="002B5B2D"/>
    <w:rsid w:val="002B6313"/>
    <w:rsid w:val="002B64C6"/>
    <w:rsid w:val="002B6AC0"/>
    <w:rsid w:val="002B7B95"/>
    <w:rsid w:val="002B7EAB"/>
    <w:rsid w:val="002C01B8"/>
    <w:rsid w:val="002C0701"/>
    <w:rsid w:val="002C0AE6"/>
    <w:rsid w:val="002C147F"/>
    <w:rsid w:val="002C1BCE"/>
    <w:rsid w:val="002C201F"/>
    <w:rsid w:val="002C2127"/>
    <w:rsid w:val="002C2202"/>
    <w:rsid w:val="002C2F36"/>
    <w:rsid w:val="002C3132"/>
    <w:rsid w:val="002C3A2A"/>
    <w:rsid w:val="002C3C7E"/>
    <w:rsid w:val="002C40E7"/>
    <w:rsid w:val="002C4423"/>
    <w:rsid w:val="002C4563"/>
    <w:rsid w:val="002C50F5"/>
    <w:rsid w:val="002C5234"/>
    <w:rsid w:val="002C553F"/>
    <w:rsid w:val="002C5827"/>
    <w:rsid w:val="002C5E2B"/>
    <w:rsid w:val="002C60FD"/>
    <w:rsid w:val="002C6280"/>
    <w:rsid w:val="002C65E7"/>
    <w:rsid w:val="002C6D86"/>
    <w:rsid w:val="002C73B4"/>
    <w:rsid w:val="002C7667"/>
    <w:rsid w:val="002C77B2"/>
    <w:rsid w:val="002C77D8"/>
    <w:rsid w:val="002C7A5F"/>
    <w:rsid w:val="002C7AED"/>
    <w:rsid w:val="002D062D"/>
    <w:rsid w:val="002D0926"/>
    <w:rsid w:val="002D092B"/>
    <w:rsid w:val="002D24D3"/>
    <w:rsid w:val="002D2B29"/>
    <w:rsid w:val="002D328B"/>
    <w:rsid w:val="002D34C9"/>
    <w:rsid w:val="002D4817"/>
    <w:rsid w:val="002D4847"/>
    <w:rsid w:val="002D52CD"/>
    <w:rsid w:val="002D54EF"/>
    <w:rsid w:val="002D5CE6"/>
    <w:rsid w:val="002D5E4A"/>
    <w:rsid w:val="002D6B53"/>
    <w:rsid w:val="002E15FB"/>
    <w:rsid w:val="002E1719"/>
    <w:rsid w:val="002E24D6"/>
    <w:rsid w:val="002E34CB"/>
    <w:rsid w:val="002E40C7"/>
    <w:rsid w:val="002E4BF4"/>
    <w:rsid w:val="002E5366"/>
    <w:rsid w:val="002E5514"/>
    <w:rsid w:val="002E5AE9"/>
    <w:rsid w:val="002E62AA"/>
    <w:rsid w:val="002E642A"/>
    <w:rsid w:val="002E6B4E"/>
    <w:rsid w:val="002E6B79"/>
    <w:rsid w:val="002E7285"/>
    <w:rsid w:val="002E7B36"/>
    <w:rsid w:val="002E7E3D"/>
    <w:rsid w:val="002F0E56"/>
    <w:rsid w:val="002F1052"/>
    <w:rsid w:val="002F1629"/>
    <w:rsid w:val="002F20AF"/>
    <w:rsid w:val="002F25E6"/>
    <w:rsid w:val="002F2C7E"/>
    <w:rsid w:val="002F2EE8"/>
    <w:rsid w:val="002F3027"/>
    <w:rsid w:val="002F39F2"/>
    <w:rsid w:val="002F3DD4"/>
    <w:rsid w:val="002F4050"/>
    <w:rsid w:val="002F4D2D"/>
    <w:rsid w:val="002F597E"/>
    <w:rsid w:val="002F6475"/>
    <w:rsid w:val="002F67E4"/>
    <w:rsid w:val="002F6D92"/>
    <w:rsid w:val="002F7448"/>
    <w:rsid w:val="002F75DD"/>
    <w:rsid w:val="0030000A"/>
    <w:rsid w:val="00300043"/>
    <w:rsid w:val="00300199"/>
    <w:rsid w:val="0030091B"/>
    <w:rsid w:val="003013C6"/>
    <w:rsid w:val="00301B7E"/>
    <w:rsid w:val="00301BFE"/>
    <w:rsid w:val="00301E65"/>
    <w:rsid w:val="003022DC"/>
    <w:rsid w:val="003026A1"/>
    <w:rsid w:val="003027BF"/>
    <w:rsid w:val="00302FB9"/>
    <w:rsid w:val="003033D0"/>
    <w:rsid w:val="00303F95"/>
    <w:rsid w:val="003040D9"/>
    <w:rsid w:val="0030418D"/>
    <w:rsid w:val="003042F9"/>
    <w:rsid w:val="003047BE"/>
    <w:rsid w:val="003049E2"/>
    <w:rsid w:val="00304F05"/>
    <w:rsid w:val="00305978"/>
    <w:rsid w:val="00305B1A"/>
    <w:rsid w:val="00305CDD"/>
    <w:rsid w:val="00305FCA"/>
    <w:rsid w:val="003063A1"/>
    <w:rsid w:val="00306E48"/>
    <w:rsid w:val="0030738A"/>
    <w:rsid w:val="00310630"/>
    <w:rsid w:val="0031084B"/>
    <w:rsid w:val="00310EE4"/>
    <w:rsid w:val="00311E5E"/>
    <w:rsid w:val="003125DF"/>
    <w:rsid w:val="003126A5"/>
    <w:rsid w:val="00312A6E"/>
    <w:rsid w:val="00312D98"/>
    <w:rsid w:val="00313238"/>
    <w:rsid w:val="003134CA"/>
    <w:rsid w:val="0031394F"/>
    <w:rsid w:val="00313E49"/>
    <w:rsid w:val="003145FB"/>
    <w:rsid w:val="00314EA4"/>
    <w:rsid w:val="003158DE"/>
    <w:rsid w:val="003161A8"/>
    <w:rsid w:val="00316656"/>
    <w:rsid w:val="003169E8"/>
    <w:rsid w:val="003171A5"/>
    <w:rsid w:val="003173AE"/>
    <w:rsid w:val="00317B26"/>
    <w:rsid w:val="00317FAB"/>
    <w:rsid w:val="00320B60"/>
    <w:rsid w:val="00321143"/>
    <w:rsid w:val="003215F6"/>
    <w:rsid w:val="00321BD2"/>
    <w:rsid w:val="00321EE9"/>
    <w:rsid w:val="00321F38"/>
    <w:rsid w:val="0032292D"/>
    <w:rsid w:val="00322CC6"/>
    <w:rsid w:val="003236E0"/>
    <w:rsid w:val="00323714"/>
    <w:rsid w:val="00323A3A"/>
    <w:rsid w:val="00323E68"/>
    <w:rsid w:val="003241B6"/>
    <w:rsid w:val="003245FC"/>
    <w:rsid w:val="00324CAA"/>
    <w:rsid w:val="00324DE6"/>
    <w:rsid w:val="003254C3"/>
    <w:rsid w:val="00325B94"/>
    <w:rsid w:val="00325D74"/>
    <w:rsid w:val="00325F18"/>
    <w:rsid w:val="00327187"/>
    <w:rsid w:val="00327E63"/>
    <w:rsid w:val="00330B75"/>
    <w:rsid w:val="00330C9B"/>
    <w:rsid w:val="00331DD9"/>
    <w:rsid w:val="00331E27"/>
    <w:rsid w:val="00331E33"/>
    <w:rsid w:val="00332AB1"/>
    <w:rsid w:val="00332B71"/>
    <w:rsid w:val="00332FF6"/>
    <w:rsid w:val="003341B6"/>
    <w:rsid w:val="00334D72"/>
    <w:rsid w:val="0033524D"/>
    <w:rsid w:val="00335331"/>
    <w:rsid w:val="003356D9"/>
    <w:rsid w:val="00335874"/>
    <w:rsid w:val="00335C89"/>
    <w:rsid w:val="003366E2"/>
    <w:rsid w:val="003368A6"/>
    <w:rsid w:val="00336CCD"/>
    <w:rsid w:val="00336E68"/>
    <w:rsid w:val="003373FD"/>
    <w:rsid w:val="00337479"/>
    <w:rsid w:val="00337C0E"/>
    <w:rsid w:val="00340144"/>
    <w:rsid w:val="00340F45"/>
    <w:rsid w:val="00340F73"/>
    <w:rsid w:val="0034169A"/>
    <w:rsid w:val="00341E4F"/>
    <w:rsid w:val="00341E97"/>
    <w:rsid w:val="00342F08"/>
    <w:rsid w:val="003435EA"/>
    <w:rsid w:val="0034380C"/>
    <w:rsid w:val="00343B3F"/>
    <w:rsid w:val="00344699"/>
    <w:rsid w:val="00344A6B"/>
    <w:rsid w:val="00344E71"/>
    <w:rsid w:val="00345822"/>
    <w:rsid w:val="00345BF3"/>
    <w:rsid w:val="00345DAC"/>
    <w:rsid w:val="00345E2D"/>
    <w:rsid w:val="0034683B"/>
    <w:rsid w:val="00346AB7"/>
    <w:rsid w:val="00346D09"/>
    <w:rsid w:val="00346FC4"/>
    <w:rsid w:val="00347AA4"/>
    <w:rsid w:val="00347CA4"/>
    <w:rsid w:val="00347E5E"/>
    <w:rsid w:val="00347EFD"/>
    <w:rsid w:val="00347FCA"/>
    <w:rsid w:val="003500AF"/>
    <w:rsid w:val="003501A6"/>
    <w:rsid w:val="00350D2B"/>
    <w:rsid w:val="003515E5"/>
    <w:rsid w:val="00351888"/>
    <w:rsid w:val="00351965"/>
    <w:rsid w:val="00351A85"/>
    <w:rsid w:val="00351D2C"/>
    <w:rsid w:val="00353B07"/>
    <w:rsid w:val="00353C06"/>
    <w:rsid w:val="00354147"/>
    <w:rsid w:val="00354670"/>
    <w:rsid w:val="003550ED"/>
    <w:rsid w:val="00355B1C"/>
    <w:rsid w:val="003562FD"/>
    <w:rsid w:val="003565A2"/>
    <w:rsid w:val="00356A2B"/>
    <w:rsid w:val="00357A3E"/>
    <w:rsid w:val="003607C9"/>
    <w:rsid w:val="00360C0B"/>
    <w:rsid w:val="00361403"/>
    <w:rsid w:val="00361B5C"/>
    <w:rsid w:val="0036209C"/>
    <w:rsid w:val="00362AB1"/>
    <w:rsid w:val="00362D06"/>
    <w:rsid w:val="00363410"/>
    <w:rsid w:val="003642F2"/>
    <w:rsid w:val="003659C0"/>
    <w:rsid w:val="00365DDB"/>
    <w:rsid w:val="003665BC"/>
    <w:rsid w:val="00366B0E"/>
    <w:rsid w:val="00366C30"/>
    <w:rsid w:val="003670DE"/>
    <w:rsid w:val="003678B2"/>
    <w:rsid w:val="003705E3"/>
    <w:rsid w:val="00370C04"/>
    <w:rsid w:val="00370F13"/>
    <w:rsid w:val="003714DE"/>
    <w:rsid w:val="00371DD7"/>
    <w:rsid w:val="00371FDA"/>
    <w:rsid w:val="003720B5"/>
    <w:rsid w:val="0037256F"/>
    <w:rsid w:val="00372847"/>
    <w:rsid w:val="0037285A"/>
    <w:rsid w:val="00372904"/>
    <w:rsid w:val="00372EC8"/>
    <w:rsid w:val="003736C9"/>
    <w:rsid w:val="003738EB"/>
    <w:rsid w:val="00373961"/>
    <w:rsid w:val="00374923"/>
    <w:rsid w:val="00374DB9"/>
    <w:rsid w:val="00375C0F"/>
    <w:rsid w:val="00375DCC"/>
    <w:rsid w:val="00375EA3"/>
    <w:rsid w:val="0037608A"/>
    <w:rsid w:val="00377A5F"/>
    <w:rsid w:val="00377C3B"/>
    <w:rsid w:val="00380F7A"/>
    <w:rsid w:val="00381447"/>
    <w:rsid w:val="00381D80"/>
    <w:rsid w:val="003822C5"/>
    <w:rsid w:val="00382C41"/>
    <w:rsid w:val="00382CB3"/>
    <w:rsid w:val="00383542"/>
    <w:rsid w:val="003835E8"/>
    <w:rsid w:val="00383743"/>
    <w:rsid w:val="00383794"/>
    <w:rsid w:val="00384715"/>
    <w:rsid w:val="003849E8"/>
    <w:rsid w:val="00384F15"/>
    <w:rsid w:val="00385304"/>
    <w:rsid w:val="003863FB"/>
    <w:rsid w:val="00386543"/>
    <w:rsid w:val="00387241"/>
    <w:rsid w:val="003876F7"/>
    <w:rsid w:val="003877AE"/>
    <w:rsid w:val="00387F0A"/>
    <w:rsid w:val="0039032F"/>
    <w:rsid w:val="00390B68"/>
    <w:rsid w:val="00391121"/>
    <w:rsid w:val="003916A9"/>
    <w:rsid w:val="00391805"/>
    <w:rsid w:val="003927B4"/>
    <w:rsid w:val="00393198"/>
    <w:rsid w:val="00393C11"/>
    <w:rsid w:val="00394889"/>
    <w:rsid w:val="0039511F"/>
    <w:rsid w:val="003955CF"/>
    <w:rsid w:val="00395E7C"/>
    <w:rsid w:val="00395EC0"/>
    <w:rsid w:val="00396328"/>
    <w:rsid w:val="0039711A"/>
    <w:rsid w:val="003976F7"/>
    <w:rsid w:val="00397C6C"/>
    <w:rsid w:val="00397C85"/>
    <w:rsid w:val="00397E22"/>
    <w:rsid w:val="003A04A4"/>
    <w:rsid w:val="003A0ACF"/>
    <w:rsid w:val="003A141D"/>
    <w:rsid w:val="003A4026"/>
    <w:rsid w:val="003A4164"/>
    <w:rsid w:val="003A440F"/>
    <w:rsid w:val="003A4C65"/>
    <w:rsid w:val="003A5AD7"/>
    <w:rsid w:val="003A6376"/>
    <w:rsid w:val="003A66D9"/>
    <w:rsid w:val="003A7230"/>
    <w:rsid w:val="003A7999"/>
    <w:rsid w:val="003A7D26"/>
    <w:rsid w:val="003A7FA9"/>
    <w:rsid w:val="003A7FD8"/>
    <w:rsid w:val="003B0B33"/>
    <w:rsid w:val="003B0C0A"/>
    <w:rsid w:val="003B171D"/>
    <w:rsid w:val="003B21BB"/>
    <w:rsid w:val="003B25D9"/>
    <w:rsid w:val="003B32DC"/>
    <w:rsid w:val="003B3845"/>
    <w:rsid w:val="003B385B"/>
    <w:rsid w:val="003B386D"/>
    <w:rsid w:val="003B451D"/>
    <w:rsid w:val="003B50AA"/>
    <w:rsid w:val="003B51DC"/>
    <w:rsid w:val="003B5E1D"/>
    <w:rsid w:val="003B68CE"/>
    <w:rsid w:val="003B7121"/>
    <w:rsid w:val="003B75F8"/>
    <w:rsid w:val="003B7B0D"/>
    <w:rsid w:val="003C019F"/>
    <w:rsid w:val="003C0510"/>
    <w:rsid w:val="003C0E1F"/>
    <w:rsid w:val="003C115B"/>
    <w:rsid w:val="003C11E7"/>
    <w:rsid w:val="003C1BD8"/>
    <w:rsid w:val="003C2932"/>
    <w:rsid w:val="003C3A21"/>
    <w:rsid w:val="003C3E00"/>
    <w:rsid w:val="003C4037"/>
    <w:rsid w:val="003C4C72"/>
    <w:rsid w:val="003C550B"/>
    <w:rsid w:val="003C5739"/>
    <w:rsid w:val="003C5802"/>
    <w:rsid w:val="003C6E25"/>
    <w:rsid w:val="003C71C9"/>
    <w:rsid w:val="003C784D"/>
    <w:rsid w:val="003C7874"/>
    <w:rsid w:val="003C7F73"/>
    <w:rsid w:val="003D01CF"/>
    <w:rsid w:val="003D0FB5"/>
    <w:rsid w:val="003D125A"/>
    <w:rsid w:val="003D14E4"/>
    <w:rsid w:val="003D1AFB"/>
    <w:rsid w:val="003D1E50"/>
    <w:rsid w:val="003D36DF"/>
    <w:rsid w:val="003D3CD4"/>
    <w:rsid w:val="003D3FD1"/>
    <w:rsid w:val="003D472B"/>
    <w:rsid w:val="003D4A57"/>
    <w:rsid w:val="003D4FC9"/>
    <w:rsid w:val="003D4FF8"/>
    <w:rsid w:val="003D7E7C"/>
    <w:rsid w:val="003E00EA"/>
    <w:rsid w:val="003E0473"/>
    <w:rsid w:val="003E1785"/>
    <w:rsid w:val="003E192C"/>
    <w:rsid w:val="003E27F2"/>
    <w:rsid w:val="003E2A93"/>
    <w:rsid w:val="003E2DD4"/>
    <w:rsid w:val="003E343F"/>
    <w:rsid w:val="003E35EE"/>
    <w:rsid w:val="003E4215"/>
    <w:rsid w:val="003E44C5"/>
    <w:rsid w:val="003E4FD6"/>
    <w:rsid w:val="003E5064"/>
    <w:rsid w:val="003E5066"/>
    <w:rsid w:val="003E5AA6"/>
    <w:rsid w:val="003E5B21"/>
    <w:rsid w:val="003E5F4D"/>
    <w:rsid w:val="003E6CB3"/>
    <w:rsid w:val="003F0212"/>
    <w:rsid w:val="003F05FF"/>
    <w:rsid w:val="003F08B9"/>
    <w:rsid w:val="003F1726"/>
    <w:rsid w:val="003F1E4D"/>
    <w:rsid w:val="003F26D0"/>
    <w:rsid w:val="003F305F"/>
    <w:rsid w:val="003F38CC"/>
    <w:rsid w:val="003F48E3"/>
    <w:rsid w:val="003F5022"/>
    <w:rsid w:val="003F5511"/>
    <w:rsid w:val="003F5963"/>
    <w:rsid w:val="003F5DE6"/>
    <w:rsid w:val="003F5F75"/>
    <w:rsid w:val="003F6B8E"/>
    <w:rsid w:val="003F6F37"/>
    <w:rsid w:val="003F7717"/>
    <w:rsid w:val="004002B2"/>
    <w:rsid w:val="00400733"/>
    <w:rsid w:val="00401368"/>
    <w:rsid w:val="00401380"/>
    <w:rsid w:val="00401E99"/>
    <w:rsid w:val="004028CE"/>
    <w:rsid w:val="0040366E"/>
    <w:rsid w:val="004036B8"/>
    <w:rsid w:val="004044E3"/>
    <w:rsid w:val="00404978"/>
    <w:rsid w:val="00404A1F"/>
    <w:rsid w:val="00404F1F"/>
    <w:rsid w:val="0040528B"/>
    <w:rsid w:val="00405377"/>
    <w:rsid w:val="0040584C"/>
    <w:rsid w:val="00406D92"/>
    <w:rsid w:val="00406E86"/>
    <w:rsid w:val="00406EC4"/>
    <w:rsid w:val="00407F79"/>
    <w:rsid w:val="0041001F"/>
    <w:rsid w:val="00410B5D"/>
    <w:rsid w:val="0041197F"/>
    <w:rsid w:val="00411A3A"/>
    <w:rsid w:val="00411CA4"/>
    <w:rsid w:val="00411F9F"/>
    <w:rsid w:val="00412448"/>
    <w:rsid w:val="00412F73"/>
    <w:rsid w:val="00413C4F"/>
    <w:rsid w:val="00414A74"/>
    <w:rsid w:val="00414ED6"/>
    <w:rsid w:val="00415E85"/>
    <w:rsid w:val="00416ABE"/>
    <w:rsid w:val="00417175"/>
    <w:rsid w:val="0041769C"/>
    <w:rsid w:val="00417932"/>
    <w:rsid w:val="00417EF8"/>
    <w:rsid w:val="004200C3"/>
    <w:rsid w:val="00420ABE"/>
    <w:rsid w:val="004217CB"/>
    <w:rsid w:val="00421D4D"/>
    <w:rsid w:val="004226C6"/>
    <w:rsid w:val="00423357"/>
    <w:rsid w:val="00423BC4"/>
    <w:rsid w:val="00423CC1"/>
    <w:rsid w:val="00424039"/>
    <w:rsid w:val="00424461"/>
    <w:rsid w:val="00424494"/>
    <w:rsid w:val="00424C9B"/>
    <w:rsid w:val="0042514C"/>
    <w:rsid w:val="004252D1"/>
    <w:rsid w:val="004253D1"/>
    <w:rsid w:val="00425A78"/>
    <w:rsid w:val="00425B1C"/>
    <w:rsid w:val="00425C64"/>
    <w:rsid w:val="00425DBE"/>
    <w:rsid w:val="00425F5F"/>
    <w:rsid w:val="00425F6E"/>
    <w:rsid w:val="0042622D"/>
    <w:rsid w:val="004278BC"/>
    <w:rsid w:val="00427AA5"/>
    <w:rsid w:val="00431510"/>
    <w:rsid w:val="0043238D"/>
    <w:rsid w:val="0043296F"/>
    <w:rsid w:val="004334CE"/>
    <w:rsid w:val="004339DB"/>
    <w:rsid w:val="00433CC6"/>
    <w:rsid w:val="0043522F"/>
    <w:rsid w:val="00435D2E"/>
    <w:rsid w:val="00435DD7"/>
    <w:rsid w:val="004360B4"/>
    <w:rsid w:val="004367B5"/>
    <w:rsid w:val="00437536"/>
    <w:rsid w:val="0043781E"/>
    <w:rsid w:val="00437A82"/>
    <w:rsid w:val="00440609"/>
    <w:rsid w:val="004408B3"/>
    <w:rsid w:val="00441015"/>
    <w:rsid w:val="004410A1"/>
    <w:rsid w:val="004416BF"/>
    <w:rsid w:val="00441A69"/>
    <w:rsid w:val="00441BEF"/>
    <w:rsid w:val="00441C0C"/>
    <w:rsid w:val="00443373"/>
    <w:rsid w:val="00443571"/>
    <w:rsid w:val="00443962"/>
    <w:rsid w:val="00443B0B"/>
    <w:rsid w:val="004445BC"/>
    <w:rsid w:val="004445C7"/>
    <w:rsid w:val="00444787"/>
    <w:rsid w:val="0044523E"/>
    <w:rsid w:val="0044577D"/>
    <w:rsid w:val="00445DD7"/>
    <w:rsid w:val="00445DF0"/>
    <w:rsid w:val="00446040"/>
    <w:rsid w:val="00446A91"/>
    <w:rsid w:val="00447397"/>
    <w:rsid w:val="0044752D"/>
    <w:rsid w:val="00450091"/>
    <w:rsid w:val="004502B7"/>
    <w:rsid w:val="00450B59"/>
    <w:rsid w:val="00450E11"/>
    <w:rsid w:val="004515CC"/>
    <w:rsid w:val="00451779"/>
    <w:rsid w:val="00451C5A"/>
    <w:rsid w:val="00452D27"/>
    <w:rsid w:val="00452E22"/>
    <w:rsid w:val="004539EF"/>
    <w:rsid w:val="004540BF"/>
    <w:rsid w:val="004547B5"/>
    <w:rsid w:val="004558C7"/>
    <w:rsid w:val="0045592E"/>
    <w:rsid w:val="00456D89"/>
    <w:rsid w:val="00456F26"/>
    <w:rsid w:val="00456FC0"/>
    <w:rsid w:val="00457EDE"/>
    <w:rsid w:val="004600A5"/>
    <w:rsid w:val="0046039F"/>
    <w:rsid w:val="004603A8"/>
    <w:rsid w:val="00460940"/>
    <w:rsid w:val="00462807"/>
    <w:rsid w:val="00462CB9"/>
    <w:rsid w:val="004630E8"/>
    <w:rsid w:val="004631D7"/>
    <w:rsid w:val="0046363D"/>
    <w:rsid w:val="004638A0"/>
    <w:rsid w:val="00463988"/>
    <w:rsid w:val="00463A61"/>
    <w:rsid w:val="00463FF1"/>
    <w:rsid w:val="00464899"/>
    <w:rsid w:val="004648F2"/>
    <w:rsid w:val="00464C8C"/>
    <w:rsid w:val="00465734"/>
    <w:rsid w:val="00465B89"/>
    <w:rsid w:val="00465F26"/>
    <w:rsid w:val="00467241"/>
    <w:rsid w:val="00467609"/>
    <w:rsid w:val="00467BD7"/>
    <w:rsid w:val="00467F37"/>
    <w:rsid w:val="00470490"/>
    <w:rsid w:val="004705C8"/>
    <w:rsid w:val="0047083A"/>
    <w:rsid w:val="0047094C"/>
    <w:rsid w:val="00471452"/>
    <w:rsid w:val="00471D6F"/>
    <w:rsid w:val="00471E08"/>
    <w:rsid w:val="00471EFB"/>
    <w:rsid w:val="0047205A"/>
    <w:rsid w:val="00472118"/>
    <w:rsid w:val="00472B61"/>
    <w:rsid w:val="00472C23"/>
    <w:rsid w:val="0047308B"/>
    <w:rsid w:val="00473102"/>
    <w:rsid w:val="0047320D"/>
    <w:rsid w:val="004738B1"/>
    <w:rsid w:val="00473DBB"/>
    <w:rsid w:val="004744CB"/>
    <w:rsid w:val="004744D6"/>
    <w:rsid w:val="00474C36"/>
    <w:rsid w:val="00477953"/>
    <w:rsid w:val="00477EE0"/>
    <w:rsid w:val="004800EC"/>
    <w:rsid w:val="0048076F"/>
    <w:rsid w:val="00480DF4"/>
    <w:rsid w:val="0048101B"/>
    <w:rsid w:val="00481482"/>
    <w:rsid w:val="00482256"/>
    <w:rsid w:val="004829A6"/>
    <w:rsid w:val="00482B66"/>
    <w:rsid w:val="00483044"/>
    <w:rsid w:val="00483557"/>
    <w:rsid w:val="0048374D"/>
    <w:rsid w:val="00483815"/>
    <w:rsid w:val="00483C77"/>
    <w:rsid w:val="00484164"/>
    <w:rsid w:val="00484DF7"/>
    <w:rsid w:val="00485D68"/>
    <w:rsid w:val="0048600D"/>
    <w:rsid w:val="00486131"/>
    <w:rsid w:val="00486251"/>
    <w:rsid w:val="004870AE"/>
    <w:rsid w:val="004873ED"/>
    <w:rsid w:val="00487897"/>
    <w:rsid w:val="0048794C"/>
    <w:rsid w:val="00490416"/>
    <w:rsid w:val="00490443"/>
    <w:rsid w:val="00490870"/>
    <w:rsid w:val="0049103F"/>
    <w:rsid w:val="00492320"/>
    <w:rsid w:val="004923F7"/>
    <w:rsid w:val="00492476"/>
    <w:rsid w:val="00493D06"/>
    <w:rsid w:val="00494612"/>
    <w:rsid w:val="00494FCB"/>
    <w:rsid w:val="00495BDB"/>
    <w:rsid w:val="00495C26"/>
    <w:rsid w:val="00495DB6"/>
    <w:rsid w:val="0049776D"/>
    <w:rsid w:val="004A07C9"/>
    <w:rsid w:val="004A18C9"/>
    <w:rsid w:val="004A1DE6"/>
    <w:rsid w:val="004A2232"/>
    <w:rsid w:val="004A241B"/>
    <w:rsid w:val="004A2C4F"/>
    <w:rsid w:val="004A3478"/>
    <w:rsid w:val="004A35F1"/>
    <w:rsid w:val="004A3F1C"/>
    <w:rsid w:val="004A5254"/>
    <w:rsid w:val="004A5428"/>
    <w:rsid w:val="004A5689"/>
    <w:rsid w:val="004A596C"/>
    <w:rsid w:val="004A6549"/>
    <w:rsid w:val="004A6786"/>
    <w:rsid w:val="004A6CC0"/>
    <w:rsid w:val="004B05C0"/>
    <w:rsid w:val="004B1391"/>
    <w:rsid w:val="004B13CB"/>
    <w:rsid w:val="004B15D8"/>
    <w:rsid w:val="004B19CF"/>
    <w:rsid w:val="004B1A64"/>
    <w:rsid w:val="004B240B"/>
    <w:rsid w:val="004B26AC"/>
    <w:rsid w:val="004B47DF"/>
    <w:rsid w:val="004B5F10"/>
    <w:rsid w:val="004B6831"/>
    <w:rsid w:val="004B7700"/>
    <w:rsid w:val="004B7EC9"/>
    <w:rsid w:val="004C1AD1"/>
    <w:rsid w:val="004C2609"/>
    <w:rsid w:val="004C2A5F"/>
    <w:rsid w:val="004C2C2E"/>
    <w:rsid w:val="004C409C"/>
    <w:rsid w:val="004C40FB"/>
    <w:rsid w:val="004C4725"/>
    <w:rsid w:val="004C4AA6"/>
    <w:rsid w:val="004C50B0"/>
    <w:rsid w:val="004C5DC7"/>
    <w:rsid w:val="004C5F7F"/>
    <w:rsid w:val="004C602E"/>
    <w:rsid w:val="004C6340"/>
    <w:rsid w:val="004C6509"/>
    <w:rsid w:val="004C66D7"/>
    <w:rsid w:val="004C6BBC"/>
    <w:rsid w:val="004C6C91"/>
    <w:rsid w:val="004C700D"/>
    <w:rsid w:val="004C70B6"/>
    <w:rsid w:val="004C7662"/>
    <w:rsid w:val="004C7700"/>
    <w:rsid w:val="004D0416"/>
    <w:rsid w:val="004D0943"/>
    <w:rsid w:val="004D09F2"/>
    <w:rsid w:val="004D0E88"/>
    <w:rsid w:val="004D0FCC"/>
    <w:rsid w:val="004D11AC"/>
    <w:rsid w:val="004D276B"/>
    <w:rsid w:val="004D2D98"/>
    <w:rsid w:val="004D2FAB"/>
    <w:rsid w:val="004D2FBA"/>
    <w:rsid w:val="004D36D1"/>
    <w:rsid w:val="004D380C"/>
    <w:rsid w:val="004D4458"/>
    <w:rsid w:val="004D517A"/>
    <w:rsid w:val="004D5240"/>
    <w:rsid w:val="004D5390"/>
    <w:rsid w:val="004D54BD"/>
    <w:rsid w:val="004D61E8"/>
    <w:rsid w:val="004D64EF"/>
    <w:rsid w:val="004D74F2"/>
    <w:rsid w:val="004D7581"/>
    <w:rsid w:val="004D794A"/>
    <w:rsid w:val="004D795E"/>
    <w:rsid w:val="004E032A"/>
    <w:rsid w:val="004E08FE"/>
    <w:rsid w:val="004E1755"/>
    <w:rsid w:val="004E1ACD"/>
    <w:rsid w:val="004E1C16"/>
    <w:rsid w:val="004E2142"/>
    <w:rsid w:val="004E2156"/>
    <w:rsid w:val="004E2457"/>
    <w:rsid w:val="004E25DD"/>
    <w:rsid w:val="004E2608"/>
    <w:rsid w:val="004E2CC2"/>
    <w:rsid w:val="004E2F45"/>
    <w:rsid w:val="004E38F5"/>
    <w:rsid w:val="004E43AB"/>
    <w:rsid w:val="004E482B"/>
    <w:rsid w:val="004E4C0A"/>
    <w:rsid w:val="004E527D"/>
    <w:rsid w:val="004E5DA4"/>
    <w:rsid w:val="004E60B3"/>
    <w:rsid w:val="004E671E"/>
    <w:rsid w:val="004E6AAB"/>
    <w:rsid w:val="004E6AD1"/>
    <w:rsid w:val="004E6FAC"/>
    <w:rsid w:val="004E7012"/>
    <w:rsid w:val="004E7279"/>
    <w:rsid w:val="004E7522"/>
    <w:rsid w:val="004E7542"/>
    <w:rsid w:val="004E7869"/>
    <w:rsid w:val="004F0057"/>
    <w:rsid w:val="004F0A1F"/>
    <w:rsid w:val="004F0DA5"/>
    <w:rsid w:val="004F0F25"/>
    <w:rsid w:val="004F0F66"/>
    <w:rsid w:val="004F2799"/>
    <w:rsid w:val="004F2C5D"/>
    <w:rsid w:val="004F2C64"/>
    <w:rsid w:val="004F4B26"/>
    <w:rsid w:val="004F5ACF"/>
    <w:rsid w:val="004F5C61"/>
    <w:rsid w:val="004F5F78"/>
    <w:rsid w:val="004F604E"/>
    <w:rsid w:val="004F75F7"/>
    <w:rsid w:val="00500819"/>
    <w:rsid w:val="00500D52"/>
    <w:rsid w:val="00501227"/>
    <w:rsid w:val="005013DB"/>
    <w:rsid w:val="005014AF"/>
    <w:rsid w:val="00501547"/>
    <w:rsid w:val="00501694"/>
    <w:rsid w:val="00502C36"/>
    <w:rsid w:val="005038D2"/>
    <w:rsid w:val="00503C79"/>
    <w:rsid w:val="00504968"/>
    <w:rsid w:val="00505718"/>
    <w:rsid w:val="00505B9C"/>
    <w:rsid w:val="00505D32"/>
    <w:rsid w:val="0050668D"/>
    <w:rsid w:val="00506CA3"/>
    <w:rsid w:val="00507746"/>
    <w:rsid w:val="00510246"/>
    <w:rsid w:val="00510252"/>
    <w:rsid w:val="005105BD"/>
    <w:rsid w:val="005105E2"/>
    <w:rsid w:val="0051061D"/>
    <w:rsid w:val="00510A7E"/>
    <w:rsid w:val="00511077"/>
    <w:rsid w:val="00511137"/>
    <w:rsid w:val="00512274"/>
    <w:rsid w:val="005122CA"/>
    <w:rsid w:val="005134A2"/>
    <w:rsid w:val="00513659"/>
    <w:rsid w:val="00514036"/>
    <w:rsid w:val="0051436A"/>
    <w:rsid w:val="00514AD8"/>
    <w:rsid w:val="00514F22"/>
    <w:rsid w:val="00515162"/>
    <w:rsid w:val="005151CF"/>
    <w:rsid w:val="00515273"/>
    <w:rsid w:val="005154E0"/>
    <w:rsid w:val="00515721"/>
    <w:rsid w:val="00516755"/>
    <w:rsid w:val="00516BAE"/>
    <w:rsid w:val="00516FFB"/>
    <w:rsid w:val="005201F4"/>
    <w:rsid w:val="005207F9"/>
    <w:rsid w:val="00521222"/>
    <w:rsid w:val="005217C2"/>
    <w:rsid w:val="0052188A"/>
    <w:rsid w:val="00522033"/>
    <w:rsid w:val="0052217B"/>
    <w:rsid w:val="005224A0"/>
    <w:rsid w:val="005224FD"/>
    <w:rsid w:val="00522ED6"/>
    <w:rsid w:val="005231D5"/>
    <w:rsid w:val="00523477"/>
    <w:rsid w:val="00523D75"/>
    <w:rsid w:val="0052451D"/>
    <w:rsid w:val="005247F1"/>
    <w:rsid w:val="005248E6"/>
    <w:rsid w:val="00525396"/>
    <w:rsid w:val="0052544B"/>
    <w:rsid w:val="00525CD0"/>
    <w:rsid w:val="0052625B"/>
    <w:rsid w:val="005265A2"/>
    <w:rsid w:val="00527399"/>
    <w:rsid w:val="00527581"/>
    <w:rsid w:val="00527745"/>
    <w:rsid w:val="005279B3"/>
    <w:rsid w:val="00530119"/>
    <w:rsid w:val="00530486"/>
    <w:rsid w:val="005307D2"/>
    <w:rsid w:val="0053093B"/>
    <w:rsid w:val="0053152D"/>
    <w:rsid w:val="0053165B"/>
    <w:rsid w:val="00531B9F"/>
    <w:rsid w:val="0053356A"/>
    <w:rsid w:val="005336D7"/>
    <w:rsid w:val="00533746"/>
    <w:rsid w:val="00533D0E"/>
    <w:rsid w:val="00534328"/>
    <w:rsid w:val="00534957"/>
    <w:rsid w:val="00534AAF"/>
    <w:rsid w:val="00534BA0"/>
    <w:rsid w:val="00534EF3"/>
    <w:rsid w:val="005358DA"/>
    <w:rsid w:val="00536051"/>
    <w:rsid w:val="005364D5"/>
    <w:rsid w:val="0053654F"/>
    <w:rsid w:val="00536803"/>
    <w:rsid w:val="00536CB2"/>
    <w:rsid w:val="00536E22"/>
    <w:rsid w:val="00536EF1"/>
    <w:rsid w:val="0053705D"/>
    <w:rsid w:val="00537190"/>
    <w:rsid w:val="005373B1"/>
    <w:rsid w:val="00537F89"/>
    <w:rsid w:val="005402A7"/>
    <w:rsid w:val="005402D2"/>
    <w:rsid w:val="00540764"/>
    <w:rsid w:val="00543269"/>
    <w:rsid w:val="00543E56"/>
    <w:rsid w:val="00544087"/>
    <w:rsid w:val="005443BB"/>
    <w:rsid w:val="00544889"/>
    <w:rsid w:val="00544954"/>
    <w:rsid w:val="005455F2"/>
    <w:rsid w:val="00546C96"/>
    <w:rsid w:val="005474F0"/>
    <w:rsid w:val="00547A9B"/>
    <w:rsid w:val="00550CD5"/>
    <w:rsid w:val="00550D21"/>
    <w:rsid w:val="00550E61"/>
    <w:rsid w:val="00551110"/>
    <w:rsid w:val="00551347"/>
    <w:rsid w:val="0055287B"/>
    <w:rsid w:val="00552A06"/>
    <w:rsid w:val="00552F73"/>
    <w:rsid w:val="005530CD"/>
    <w:rsid w:val="00553442"/>
    <w:rsid w:val="00553EAF"/>
    <w:rsid w:val="00554922"/>
    <w:rsid w:val="00554927"/>
    <w:rsid w:val="00555520"/>
    <w:rsid w:val="00555AC3"/>
    <w:rsid w:val="00555CE6"/>
    <w:rsid w:val="00555D3C"/>
    <w:rsid w:val="005570BE"/>
    <w:rsid w:val="00557182"/>
    <w:rsid w:val="00557B84"/>
    <w:rsid w:val="00560B51"/>
    <w:rsid w:val="00560BDE"/>
    <w:rsid w:val="00560E62"/>
    <w:rsid w:val="00561044"/>
    <w:rsid w:val="00561417"/>
    <w:rsid w:val="0056171C"/>
    <w:rsid w:val="00562B38"/>
    <w:rsid w:val="00563188"/>
    <w:rsid w:val="00563235"/>
    <w:rsid w:val="00563549"/>
    <w:rsid w:val="005635D3"/>
    <w:rsid w:val="0056374E"/>
    <w:rsid w:val="005639F5"/>
    <w:rsid w:val="00563A2D"/>
    <w:rsid w:val="00563FF6"/>
    <w:rsid w:val="0056469E"/>
    <w:rsid w:val="00565BD3"/>
    <w:rsid w:val="005660E0"/>
    <w:rsid w:val="005663EC"/>
    <w:rsid w:val="0056666B"/>
    <w:rsid w:val="005675C1"/>
    <w:rsid w:val="00567848"/>
    <w:rsid w:val="00567D12"/>
    <w:rsid w:val="00570AA3"/>
    <w:rsid w:val="00570BF5"/>
    <w:rsid w:val="00571C9D"/>
    <w:rsid w:val="0057204F"/>
    <w:rsid w:val="0057291B"/>
    <w:rsid w:val="005729B4"/>
    <w:rsid w:val="00572B0B"/>
    <w:rsid w:val="00572C7A"/>
    <w:rsid w:val="00573B4E"/>
    <w:rsid w:val="00573C2D"/>
    <w:rsid w:val="00573FF4"/>
    <w:rsid w:val="005745A5"/>
    <w:rsid w:val="005747C1"/>
    <w:rsid w:val="00574A00"/>
    <w:rsid w:val="00575055"/>
    <w:rsid w:val="005751A2"/>
    <w:rsid w:val="0057558D"/>
    <w:rsid w:val="00575822"/>
    <w:rsid w:val="0057583F"/>
    <w:rsid w:val="005758B3"/>
    <w:rsid w:val="00575B46"/>
    <w:rsid w:val="00575BD2"/>
    <w:rsid w:val="005761F0"/>
    <w:rsid w:val="00576404"/>
    <w:rsid w:val="00576E2B"/>
    <w:rsid w:val="00576E6E"/>
    <w:rsid w:val="005775A3"/>
    <w:rsid w:val="0058024C"/>
    <w:rsid w:val="005803F4"/>
    <w:rsid w:val="0058194F"/>
    <w:rsid w:val="0058198C"/>
    <w:rsid w:val="00581EB9"/>
    <w:rsid w:val="00582DD1"/>
    <w:rsid w:val="00583B69"/>
    <w:rsid w:val="0058413C"/>
    <w:rsid w:val="005847C1"/>
    <w:rsid w:val="005853F6"/>
    <w:rsid w:val="005855BF"/>
    <w:rsid w:val="0058571F"/>
    <w:rsid w:val="00586226"/>
    <w:rsid w:val="0058648D"/>
    <w:rsid w:val="00586997"/>
    <w:rsid w:val="005877EC"/>
    <w:rsid w:val="005879EA"/>
    <w:rsid w:val="00587D8D"/>
    <w:rsid w:val="0059009F"/>
    <w:rsid w:val="00590179"/>
    <w:rsid w:val="00590A82"/>
    <w:rsid w:val="00590BE6"/>
    <w:rsid w:val="00591567"/>
    <w:rsid w:val="0059233E"/>
    <w:rsid w:val="00592D24"/>
    <w:rsid w:val="00592FCB"/>
    <w:rsid w:val="00593595"/>
    <w:rsid w:val="00594017"/>
    <w:rsid w:val="005942F8"/>
    <w:rsid w:val="005945A2"/>
    <w:rsid w:val="00595142"/>
    <w:rsid w:val="0059529A"/>
    <w:rsid w:val="00595519"/>
    <w:rsid w:val="00595C71"/>
    <w:rsid w:val="005968C5"/>
    <w:rsid w:val="005973B6"/>
    <w:rsid w:val="005975C4"/>
    <w:rsid w:val="00597AD7"/>
    <w:rsid w:val="005A1047"/>
    <w:rsid w:val="005A11B8"/>
    <w:rsid w:val="005A1D21"/>
    <w:rsid w:val="005A215B"/>
    <w:rsid w:val="005A28C6"/>
    <w:rsid w:val="005A3D28"/>
    <w:rsid w:val="005A4196"/>
    <w:rsid w:val="005A480F"/>
    <w:rsid w:val="005A4F92"/>
    <w:rsid w:val="005A58B0"/>
    <w:rsid w:val="005A5A19"/>
    <w:rsid w:val="005A5A3C"/>
    <w:rsid w:val="005A5E4F"/>
    <w:rsid w:val="005A653B"/>
    <w:rsid w:val="005A6F17"/>
    <w:rsid w:val="005A72C6"/>
    <w:rsid w:val="005A776D"/>
    <w:rsid w:val="005A7C07"/>
    <w:rsid w:val="005B083C"/>
    <w:rsid w:val="005B0A30"/>
    <w:rsid w:val="005B13EA"/>
    <w:rsid w:val="005B14E9"/>
    <w:rsid w:val="005B16B1"/>
    <w:rsid w:val="005B25F9"/>
    <w:rsid w:val="005B2F78"/>
    <w:rsid w:val="005B3B06"/>
    <w:rsid w:val="005B4B4C"/>
    <w:rsid w:val="005B4FA1"/>
    <w:rsid w:val="005B505A"/>
    <w:rsid w:val="005B56C5"/>
    <w:rsid w:val="005B5937"/>
    <w:rsid w:val="005B59AA"/>
    <w:rsid w:val="005B59C6"/>
    <w:rsid w:val="005B6615"/>
    <w:rsid w:val="005B7672"/>
    <w:rsid w:val="005B7AE1"/>
    <w:rsid w:val="005C1348"/>
    <w:rsid w:val="005C2D48"/>
    <w:rsid w:val="005C426F"/>
    <w:rsid w:val="005C4377"/>
    <w:rsid w:val="005C4EC1"/>
    <w:rsid w:val="005C5A14"/>
    <w:rsid w:val="005C5CB7"/>
    <w:rsid w:val="005C6C42"/>
    <w:rsid w:val="005C6C94"/>
    <w:rsid w:val="005C74AF"/>
    <w:rsid w:val="005C7506"/>
    <w:rsid w:val="005C7883"/>
    <w:rsid w:val="005D0290"/>
    <w:rsid w:val="005D1373"/>
    <w:rsid w:val="005D1798"/>
    <w:rsid w:val="005D185E"/>
    <w:rsid w:val="005D189C"/>
    <w:rsid w:val="005D1E58"/>
    <w:rsid w:val="005D2419"/>
    <w:rsid w:val="005D2E0A"/>
    <w:rsid w:val="005D36CE"/>
    <w:rsid w:val="005D374F"/>
    <w:rsid w:val="005D3DDF"/>
    <w:rsid w:val="005D4208"/>
    <w:rsid w:val="005D436E"/>
    <w:rsid w:val="005D43B4"/>
    <w:rsid w:val="005D459C"/>
    <w:rsid w:val="005D4D46"/>
    <w:rsid w:val="005D4D4A"/>
    <w:rsid w:val="005D4DCD"/>
    <w:rsid w:val="005D4E1C"/>
    <w:rsid w:val="005D5251"/>
    <w:rsid w:val="005D557F"/>
    <w:rsid w:val="005D570F"/>
    <w:rsid w:val="005D6C1D"/>
    <w:rsid w:val="005D7F00"/>
    <w:rsid w:val="005D7F0E"/>
    <w:rsid w:val="005E0689"/>
    <w:rsid w:val="005E13CC"/>
    <w:rsid w:val="005E154D"/>
    <w:rsid w:val="005E172C"/>
    <w:rsid w:val="005E1F12"/>
    <w:rsid w:val="005E1F3E"/>
    <w:rsid w:val="005E2A2D"/>
    <w:rsid w:val="005E2BB7"/>
    <w:rsid w:val="005E31C4"/>
    <w:rsid w:val="005E4531"/>
    <w:rsid w:val="005E46F9"/>
    <w:rsid w:val="005E4DC9"/>
    <w:rsid w:val="005E54FD"/>
    <w:rsid w:val="005E62AA"/>
    <w:rsid w:val="005E6E3A"/>
    <w:rsid w:val="005E7196"/>
    <w:rsid w:val="005E7539"/>
    <w:rsid w:val="005F0276"/>
    <w:rsid w:val="005F0B69"/>
    <w:rsid w:val="005F1101"/>
    <w:rsid w:val="005F1127"/>
    <w:rsid w:val="005F13DC"/>
    <w:rsid w:val="005F13E4"/>
    <w:rsid w:val="005F23DD"/>
    <w:rsid w:val="005F28A1"/>
    <w:rsid w:val="005F2F63"/>
    <w:rsid w:val="005F32DB"/>
    <w:rsid w:val="005F3D37"/>
    <w:rsid w:val="005F3E08"/>
    <w:rsid w:val="005F4FB9"/>
    <w:rsid w:val="005F5075"/>
    <w:rsid w:val="005F5F5E"/>
    <w:rsid w:val="005F6038"/>
    <w:rsid w:val="005F65B0"/>
    <w:rsid w:val="005F666D"/>
    <w:rsid w:val="005F6A8B"/>
    <w:rsid w:val="005F6BA5"/>
    <w:rsid w:val="005F6D46"/>
    <w:rsid w:val="005F6E9A"/>
    <w:rsid w:val="005F7D69"/>
    <w:rsid w:val="005F7DEA"/>
    <w:rsid w:val="005F7E3D"/>
    <w:rsid w:val="005F7F37"/>
    <w:rsid w:val="006006F9"/>
    <w:rsid w:val="00600AE8"/>
    <w:rsid w:val="00601838"/>
    <w:rsid w:val="00602422"/>
    <w:rsid w:val="00602A99"/>
    <w:rsid w:val="0060305B"/>
    <w:rsid w:val="00603AC6"/>
    <w:rsid w:val="00604539"/>
    <w:rsid w:val="006057C6"/>
    <w:rsid w:val="00605A6A"/>
    <w:rsid w:val="00606860"/>
    <w:rsid w:val="00607804"/>
    <w:rsid w:val="006078FF"/>
    <w:rsid w:val="006101AB"/>
    <w:rsid w:val="006103BC"/>
    <w:rsid w:val="006109D1"/>
    <w:rsid w:val="00610BBC"/>
    <w:rsid w:val="00610F20"/>
    <w:rsid w:val="006112B1"/>
    <w:rsid w:val="0061155F"/>
    <w:rsid w:val="006116D1"/>
    <w:rsid w:val="00611CD4"/>
    <w:rsid w:val="00612653"/>
    <w:rsid w:val="0061284E"/>
    <w:rsid w:val="006129C4"/>
    <w:rsid w:val="00613350"/>
    <w:rsid w:val="0061437D"/>
    <w:rsid w:val="006145AD"/>
    <w:rsid w:val="006155B6"/>
    <w:rsid w:val="00616752"/>
    <w:rsid w:val="00616C5D"/>
    <w:rsid w:val="0061726D"/>
    <w:rsid w:val="00617C3A"/>
    <w:rsid w:val="00620318"/>
    <w:rsid w:val="006203C3"/>
    <w:rsid w:val="006215AD"/>
    <w:rsid w:val="0062192E"/>
    <w:rsid w:val="0062212E"/>
    <w:rsid w:val="0062239F"/>
    <w:rsid w:val="00623F31"/>
    <w:rsid w:val="006245C7"/>
    <w:rsid w:val="00624D06"/>
    <w:rsid w:val="00625850"/>
    <w:rsid w:val="00625AF6"/>
    <w:rsid w:val="00625B1D"/>
    <w:rsid w:val="00625D53"/>
    <w:rsid w:val="006261D2"/>
    <w:rsid w:val="00626237"/>
    <w:rsid w:val="00626DDB"/>
    <w:rsid w:val="00626F17"/>
    <w:rsid w:val="00630415"/>
    <w:rsid w:val="00630787"/>
    <w:rsid w:val="00630E60"/>
    <w:rsid w:val="006314F1"/>
    <w:rsid w:val="00631E76"/>
    <w:rsid w:val="00632E2C"/>
    <w:rsid w:val="006330E7"/>
    <w:rsid w:val="006332A4"/>
    <w:rsid w:val="006332B4"/>
    <w:rsid w:val="00633BA1"/>
    <w:rsid w:val="00634092"/>
    <w:rsid w:val="006345CB"/>
    <w:rsid w:val="0063462B"/>
    <w:rsid w:val="00634705"/>
    <w:rsid w:val="00634D3C"/>
    <w:rsid w:val="00634DB8"/>
    <w:rsid w:val="00634FEB"/>
    <w:rsid w:val="00635830"/>
    <w:rsid w:val="00636264"/>
    <w:rsid w:val="00636AC2"/>
    <w:rsid w:val="00637474"/>
    <w:rsid w:val="00637612"/>
    <w:rsid w:val="0063769F"/>
    <w:rsid w:val="00637ABF"/>
    <w:rsid w:val="00637AF4"/>
    <w:rsid w:val="00640520"/>
    <w:rsid w:val="006406DB"/>
    <w:rsid w:val="006407EC"/>
    <w:rsid w:val="00641FF7"/>
    <w:rsid w:val="006425DB"/>
    <w:rsid w:val="0064264D"/>
    <w:rsid w:val="0064367A"/>
    <w:rsid w:val="00643F22"/>
    <w:rsid w:val="00644477"/>
    <w:rsid w:val="00644613"/>
    <w:rsid w:val="00645C75"/>
    <w:rsid w:val="00646A0C"/>
    <w:rsid w:val="00647A90"/>
    <w:rsid w:val="00647B3E"/>
    <w:rsid w:val="00647BCF"/>
    <w:rsid w:val="00647FAD"/>
    <w:rsid w:val="0065021E"/>
    <w:rsid w:val="006502DF"/>
    <w:rsid w:val="00650BCC"/>
    <w:rsid w:val="006518F7"/>
    <w:rsid w:val="006520D3"/>
    <w:rsid w:val="00652E89"/>
    <w:rsid w:val="00653169"/>
    <w:rsid w:val="006535D9"/>
    <w:rsid w:val="006538C2"/>
    <w:rsid w:val="00653DFC"/>
    <w:rsid w:val="0065428D"/>
    <w:rsid w:val="006543C3"/>
    <w:rsid w:val="006543C5"/>
    <w:rsid w:val="006549B5"/>
    <w:rsid w:val="00655342"/>
    <w:rsid w:val="0065578A"/>
    <w:rsid w:val="00655E9C"/>
    <w:rsid w:val="00655FB4"/>
    <w:rsid w:val="00656165"/>
    <w:rsid w:val="00656C1A"/>
    <w:rsid w:val="00656C1B"/>
    <w:rsid w:val="00657780"/>
    <w:rsid w:val="0065789F"/>
    <w:rsid w:val="00657C13"/>
    <w:rsid w:val="00657D0D"/>
    <w:rsid w:val="00660008"/>
    <w:rsid w:val="00660602"/>
    <w:rsid w:val="00660745"/>
    <w:rsid w:val="00660890"/>
    <w:rsid w:val="00661543"/>
    <w:rsid w:val="00661A8A"/>
    <w:rsid w:val="00662665"/>
    <w:rsid w:val="006629F9"/>
    <w:rsid w:val="00662FB4"/>
    <w:rsid w:val="00663545"/>
    <w:rsid w:val="00664559"/>
    <w:rsid w:val="0066470C"/>
    <w:rsid w:val="00664C4E"/>
    <w:rsid w:val="00665193"/>
    <w:rsid w:val="006652B2"/>
    <w:rsid w:val="00665CAE"/>
    <w:rsid w:val="006661A7"/>
    <w:rsid w:val="006661A8"/>
    <w:rsid w:val="006662B5"/>
    <w:rsid w:val="006678D0"/>
    <w:rsid w:val="006705A2"/>
    <w:rsid w:val="006717CD"/>
    <w:rsid w:val="00671D1A"/>
    <w:rsid w:val="00671F84"/>
    <w:rsid w:val="00672443"/>
    <w:rsid w:val="00672B92"/>
    <w:rsid w:val="00673EF6"/>
    <w:rsid w:val="0067498E"/>
    <w:rsid w:val="0067608B"/>
    <w:rsid w:val="006769F4"/>
    <w:rsid w:val="00677750"/>
    <w:rsid w:val="00677DE9"/>
    <w:rsid w:val="0068067D"/>
    <w:rsid w:val="00680968"/>
    <w:rsid w:val="00680B1C"/>
    <w:rsid w:val="00680D8B"/>
    <w:rsid w:val="00680ED3"/>
    <w:rsid w:val="0068300C"/>
    <w:rsid w:val="006835A4"/>
    <w:rsid w:val="0068481C"/>
    <w:rsid w:val="00684CBA"/>
    <w:rsid w:val="00684D3A"/>
    <w:rsid w:val="00684E8E"/>
    <w:rsid w:val="006852A4"/>
    <w:rsid w:val="006852CC"/>
    <w:rsid w:val="00685D00"/>
    <w:rsid w:val="006866BF"/>
    <w:rsid w:val="006867FA"/>
    <w:rsid w:val="00686F18"/>
    <w:rsid w:val="00686FFB"/>
    <w:rsid w:val="00687BD3"/>
    <w:rsid w:val="00687DE3"/>
    <w:rsid w:val="006912C6"/>
    <w:rsid w:val="0069134B"/>
    <w:rsid w:val="00691587"/>
    <w:rsid w:val="00691E8C"/>
    <w:rsid w:val="00692027"/>
    <w:rsid w:val="00692562"/>
    <w:rsid w:val="00693240"/>
    <w:rsid w:val="00693338"/>
    <w:rsid w:val="006935EE"/>
    <w:rsid w:val="006939CC"/>
    <w:rsid w:val="00693ACE"/>
    <w:rsid w:val="0069410C"/>
    <w:rsid w:val="00694718"/>
    <w:rsid w:val="00695F90"/>
    <w:rsid w:val="00696368"/>
    <w:rsid w:val="00696A05"/>
    <w:rsid w:val="00697113"/>
    <w:rsid w:val="0069760F"/>
    <w:rsid w:val="00697A8E"/>
    <w:rsid w:val="00697BCB"/>
    <w:rsid w:val="00697DDE"/>
    <w:rsid w:val="006A04BF"/>
    <w:rsid w:val="006A0774"/>
    <w:rsid w:val="006A08AF"/>
    <w:rsid w:val="006A0B19"/>
    <w:rsid w:val="006A1113"/>
    <w:rsid w:val="006A228D"/>
    <w:rsid w:val="006A2992"/>
    <w:rsid w:val="006A33E2"/>
    <w:rsid w:val="006A4A07"/>
    <w:rsid w:val="006A4D84"/>
    <w:rsid w:val="006A526F"/>
    <w:rsid w:val="006A5285"/>
    <w:rsid w:val="006A580B"/>
    <w:rsid w:val="006A5E16"/>
    <w:rsid w:val="006A628A"/>
    <w:rsid w:val="006A6BB8"/>
    <w:rsid w:val="006A7053"/>
    <w:rsid w:val="006A72A4"/>
    <w:rsid w:val="006A7490"/>
    <w:rsid w:val="006A76E1"/>
    <w:rsid w:val="006B11D0"/>
    <w:rsid w:val="006B1607"/>
    <w:rsid w:val="006B1B39"/>
    <w:rsid w:val="006B1B60"/>
    <w:rsid w:val="006B1EC1"/>
    <w:rsid w:val="006B21C1"/>
    <w:rsid w:val="006B2A76"/>
    <w:rsid w:val="006B2EEB"/>
    <w:rsid w:val="006B3149"/>
    <w:rsid w:val="006B3372"/>
    <w:rsid w:val="006B3776"/>
    <w:rsid w:val="006B3FF5"/>
    <w:rsid w:val="006B442D"/>
    <w:rsid w:val="006B4751"/>
    <w:rsid w:val="006B5093"/>
    <w:rsid w:val="006B5390"/>
    <w:rsid w:val="006B53B3"/>
    <w:rsid w:val="006B540F"/>
    <w:rsid w:val="006B5575"/>
    <w:rsid w:val="006B5ABE"/>
    <w:rsid w:val="006B6622"/>
    <w:rsid w:val="006B677F"/>
    <w:rsid w:val="006B6A34"/>
    <w:rsid w:val="006B6A89"/>
    <w:rsid w:val="006B6B5B"/>
    <w:rsid w:val="006B6FAB"/>
    <w:rsid w:val="006B7043"/>
    <w:rsid w:val="006B72F8"/>
    <w:rsid w:val="006B7410"/>
    <w:rsid w:val="006B7AC2"/>
    <w:rsid w:val="006C0328"/>
    <w:rsid w:val="006C0D5C"/>
    <w:rsid w:val="006C0FEC"/>
    <w:rsid w:val="006C11AC"/>
    <w:rsid w:val="006C125B"/>
    <w:rsid w:val="006C1473"/>
    <w:rsid w:val="006C204E"/>
    <w:rsid w:val="006C219B"/>
    <w:rsid w:val="006C2B7E"/>
    <w:rsid w:val="006C2FAA"/>
    <w:rsid w:val="006C3D38"/>
    <w:rsid w:val="006C3FDF"/>
    <w:rsid w:val="006C438D"/>
    <w:rsid w:val="006C4B09"/>
    <w:rsid w:val="006C4C76"/>
    <w:rsid w:val="006C5378"/>
    <w:rsid w:val="006C544F"/>
    <w:rsid w:val="006C58B3"/>
    <w:rsid w:val="006C5B52"/>
    <w:rsid w:val="006C5DB4"/>
    <w:rsid w:val="006C6481"/>
    <w:rsid w:val="006D0196"/>
    <w:rsid w:val="006D0290"/>
    <w:rsid w:val="006D0C97"/>
    <w:rsid w:val="006D1039"/>
    <w:rsid w:val="006D15AF"/>
    <w:rsid w:val="006D1604"/>
    <w:rsid w:val="006D2148"/>
    <w:rsid w:val="006D26FD"/>
    <w:rsid w:val="006D2802"/>
    <w:rsid w:val="006D2CA5"/>
    <w:rsid w:val="006D2F56"/>
    <w:rsid w:val="006D32BA"/>
    <w:rsid w:val="006D3668"/>
    <w:rsid w:val="006D42F0"/>
    <w:rsid w:val="006D4488"/>
    <w:rsid w:val="006D5118"/>
    <w:rsid w:val="006D5156"/>
    <w:rsid w:val="006D57F3"/>
    <w:rsid w:val="006D5C0E"/>
    <w:rsid w:val="006D6556"/>
    <w:rsid w:val="006D6EA9"/>
    <w:rsid w:val="006D700D"/>
    <w:rsid w:val="006D71DB"/>
    <w:rsid w:val="006D7405"/>
    <w:rsid w:val="006D789B"/>
    <w:rsid w:val="006D7A67"/>
    <w:rsid w:val="006D7AC6"/>
    <w:rsid w:val="006D7B8F"/>
    <w:rsid w:val="006E03EB"/>
    <w:rsid w:val="006E059C"/>
    <w:rsid w:val="006E09D5"/>
    <w:rsid w:val="006E0AAD"/>
    <w:rsid w:val="006E0B96"/>
    <w:rsid w:val="006E1085"/>
    <w:rsid w:val="006E13A9"/>
    <w:rsid w:val="006E144B"/>
    <w:rsid w:val="006E1844"/>
    <w:rsid w:val="006E1896"/>
    <w:rsid w:val="006E18AA"/>
    <w:rsid w:val="006E1E00"/>
    <w:rsid w:val="006E3375"/>
    <w:rsid w:val="006E439A"/>
    <w:rsid w:val="006E4680"/>
    <w:rsid w:val="006E469C"/>
    <w:rsid w:val="006E48BC"/>
    <w:rsid w:val="006E60BA"/>
    <w:rsid w:val="006E6951"/>
    <w:rsid w:val="006E6F15"/>
    <w:rsid w:val="006E71C1"/>
    <w:rsid w:val="006E7B7B"/>
    <w:rsid w:val="006F0522"/>
    <w:rsid w:val="006F1AEE"/>
    <w:rsid w:val="006F21E5"/>
    <w:rsid w:val="006F21E6"/>
    <w:rsid w:val="006F298E"/>
    <w:rsid w:val="006F2CFD"/>
    <w:rsid w:val="006F2F89"/>
    <w:rsid w:val="006F36B2"/>
    <w:rsid w:val="006F384E"/>
    <w:rsid w:val="006F38CD"/>
    <w:rsid w:val="006F40DD"/>
    <w:rsid w:val="006F4545"/>
    <w:rsid w:val="006F6169"/>
    <w:rsid w:val="006F69F2"/>
    <w:rsid w:val="006F6E2F"/>
    <w:rsid w:val="006F76BE"/>
    <w:rsid w:val="006F773B"/>
    <w:rsid w:val="006F779B"/>
    <w:rsid w:val="006F7C24"/>
    <w:rsid w:val="007002CE"/>
    <w:rsid w:val="00700635"/>
    <w:rsid w:val="0070083D"/>
    <w:rsid w:val="00700D00"/>
    <w:rsid w:val="007027FC"/>
    <w:rsid w:val="00702A9D"/>
    <w:rsid w:val="00702D4A"/>
    <w:rsid w:val="00703D18"/>
    <w:rsid w:val="007048D7"/>
    <w:rsid w:val="00704B4B"/>
    <w:rsid w:val="00704C89"/>
    <w:rsid w:val="00704DC4"/>
    <w:rsid w:val="00704F44"/>
    <w:rsid w:val="00705809"/>
    <w:rsid w:val="00705CF6"/>
    <w:rsid w:val="00705DF8"/>
    <w:rsid w:val="00705F7E"/>
    <w:rsid w:val="007062AA"/>
    <w:rsid w:val="00706AC9"/>
    <w:rsid w:val="00706BEA"/>
    <w:rsid w:val="00707212"/>
    <w:rsid w:val="00707977"/>
    <w:rsid w:val="00707A5C"/>
    <w:rsid w:val="00710121"/>
    <w:rsid w:val="0071182D"/>
    <w:rsid w:val="00711AD9"/>
    <w:rsid w:val="00711BE2"/>
    <w:rsid w:val="00711DE2"/>
    <w:rsid w:val="00712151"/>
    <w:rsid w:val="00712B8C"/>
    <w:rsid w:val="00712E3A"/>
    <w:rsid w:val="007132FB"/>
    <w:rsid w:val="00713D87"/>
    <w:rsid w:val="0071414F"/>
    <w:rsid w:val="007146AF"/>
    <w:rsid w:val="007149DA"/>
    <w:rsid w:val="007153C2"/>
    <w:rsid w:val="0071592E"/>
    <w:rsid w:val="00715BED"/>
    <w:rsid w:val="00715E5E"/>
    <w:rsid w:val="00716033"/>
    <w:rsid w:val="007166FF"/>
    <w:rsid w:val="00716D2D"/>
    <w:rsid w:val="0072007F"/>
    <w:rsid w:val="00720333"/>
    <w:rsid w:val="007204B2"/>
    <w:rsid w:val="007204B4"/>
    <w:rsid w:val="00720699"/>
    <w:rsid w:val="00720994"/>
    <w:rsid w:val="00720D1A"/>
    <w:rsid w:val="00721979"/>
    <w:rsid w:val="00721F31"/>
    <w:rsid w:val="007225F4"/>
    <w:rsid w:val="00723D38"/>
    <w:rsid w:val="00723E70"/>
    <w:rsid w:val="007246FA"/>
    <w:rsid w:val="00724CC8"/>
    <w:rsid w:val="007265C1"/>
    <w:rsid w:val="007268CB"/>
    <w:rsid w:val="0072782C"/>
    <w:rsid w:val="00730121"/>
    <w:rsid w:val="007305F6"/>
    <w:rsid w:val="00730A45"/>
    <w:rsid w:val="00730A94"/>
    <w:rsid w:val="00730F82"/>
    <w:rsid w:val="00730FA6"/>
    <w:rsid w:val="00731A30"/>
    <w:rsid w:val="00731E87"/>
    <w:rsid w:val="00732903"/>
    <w:rsid w:val="00733BAD"/>
    <w:rsid w:val="00733CA6"/>
    <w:rsid w:val="00733F90"/>
    <w:rsid w:val="007340E6"/>
    <w:rsid w:val="007344C4"/>
    <w:rsid w:val="0073460A"/>
    <w:rsid w:val="0073559D"/>
    <w:rsid w:val="00735670"/>
    <w:rsid w:val="00735BD0"/>
    <w:rsid w:val="00735C43"/>
    <w:rsid w:val="00736450"/>
    <w:rsid w:val="007367D8"/>
    <w:rsid w:val="00737072"/>
    <w:rsid w:val="00737509"/>
    <w:rsid w:val="00737C0A"/>
    <w:rsid w:val="00740277"/>
    <w:rsid w:val="00740927"/>
    <w:rsid w:val="007411C2"/>
    <w:rsid w:val="007416A2"/>
    <w:rsid w:val="00741789"/>
    <w:rsid w:val="007418DD"/>
    <w:rsid w:val="00741991"/>
    <w:rsid w:val="00741A8F"/>
    <w:rsid w:val="00742604"/>
    <w:rsid w:val="00742966"/>
    <w:rsid w:val="0074312B"/>
    <w:rsid w:val="00743EE1"/>
    <w:rsid w:val="007444A7"/>
    <w:rsid w:val="0074555E"/>
    <w:rsid w:val="007456D4"/>
    <w:rsid w:val="00745B58"/>
    <w:rsid w:val="00746784"/>
    <w:rsid w:val="00746EE7"/>
    <w:rsid w:val="00746F0C"/>
    <w:rsid w:val="007474CC"/>
    <w:rsid w:val="00747B05"/>
    <w:rsid w:val="00747B32"/>
    <w:rsid w:val="0075025C"/>
    <w:rsid w:val="00750C4B"/>
    <w:rsid w:val="00750FC7"/>
    <w:rsid w:val="00751DB0"/>
    <w:rsid w:val="00752647"/>
    <w:rsid w:val="00752A7E"/>
    <w:rsid w:val="00752BC5"/>
    <w:rsid w:val="007534FB"/>
    <w:rsid w:val="00753F88"/>
    <w:rsid w:val="007546C5"/>
    <w:rsid w:val="007554E6"/>
    <w:rsid w:val="007561FB"/>
    <w:rsid w:val="00756816"/>
    <w:rsid w:val="00757098"/>
    <w:rsid w:val="007603F7"/>
    <w:rsid w:val="00760CD9"/>
    <w:rsid w:val="00761484"/>
    <w:rsid w:val="0076157F"/>
    <w:rsid w:val="00761945"/>
    <w:rsid w:val="00761B4D"/>
    <w:rsid w:val="00761BF1"/>
    <w:rsid w:val="00762262"/>
    <w:rsid w:val="0076262A"/>
    <w:rsid w:val="00762C0D"/>
    <w:rsid w:val="0076338A"/>
    <w:rsid w:val="00763CCF"/>
    <w:rsid w:val="00763E5A"/>
    <w:rsid w:val="00764929"/>
    <w:rsid w:val="00764A76"/>
    <w:rsid w:val="00764D0D"/>
    <w:rsid w:val="00764DD2"/>
    <w:rsid w:val="00765636"/>
    <w:rsid w:val="0076612A"/>
    <w:rsid w:val="007667CE"/>
    <w:rsid w:val="00766B62"/>
    <w:rsid w:val="00766CCF"/>
    <w:rsid w:val="007706FD"/>
    <w:rsid w:val="0077135E"/>
    <w:rsid w:val="00771ADD"/>
    <w:rsid w:val="007721B4"/>
    <w:rsid w:val="0077299B"/>
    <w:rsid w:val="00772A91"/>
    <w:rsid w:val="00772E1B"/>
    <w:rsid w:val="0077302E"/>
    <w:rsid w:val="0077328A"/>
    <w:rsid w:val="007732E5"/>
    <w:rsid w:val="007733BC"/>
    <w:rsid w:val="00773ADA"/>
    <w:rsid w:val="00773E1D"/>
    <w:rsid w:val="007750A6"/>
    <w:rsid w:val="00775508"/>
    <w:rsid w:val="0077556A"/>
    <w:rsid w:val="00775B14"/>
    <w:rsid w:val="00776B51"/>
    <w:rsid w:val="007805E3"/>
    <w:rsid w:val="00781670"/>
    <w:rsid w:val="00782138"/>
    <w:rsid w:val="00782939"/>
    <w:rsid w:val="00783040"/>
    <w:rsid w:val="00783364"/>
    <w:rsid w:val="007833ED"/>
    <w:rsid w:val="0078379E"/>
    <w:rsid w:val="00783B3F"/>
    <w:rsid w:val="00783CA6"/>
    <w:rsid w:val="0078466F"/>
    <w:rsid w:val="007847BB"/>
    <w:rsid w:val="00785423"/>
    <w:rsid w:val="007854C0"/>
    <w:rsid w:val="007863DB"/>
    <w:rsid w:val="0078679F"/>
    <w:rsid w:val="00786AF4"/>
    <w:rsid w:val="00790614"/>
    <w:rsid w:val="007915AE"/>
    <w:rsid w:val="00791859"/>
    <w:rsid w:val="007918AD"/>
    <w:rsid w:val="00791A75"/>
    <w:rsid w:val="00791A8E"/>
    <w:rsid w:val="00792B66"/>
    <w:rsid w:val="0079321F"/>
    <w:rsid w:val="007932C3"/>
    <w:rsid w:val="00793DFF"/>
    <w:rsid w:val="00793F9D"/>
    <w:rsid w:val="007943D2"/>
    <w:rsid w:val="007947B2"/>
    <w:rsid w:val="00794A1F"/>
    <w:rsid w:val="00794B19"/>
    <w:rsid w:val="00794D64"/>
    <w:rsid w:val="00794E0C"/>
    <w:rsid w:val="00795DEC"/>
    <w:rsid w:val="00795F13"/>
    <w:rsid w:val="007961CD"/>
    <w:rsid w:val="00796A7F"/>
    <w:rsid w:val="007A0032"/>
    <w:rsid w:val="007A0072"/>
    <w:rsid w:val="007A077C"/>
    <w:rsid w:val="007A0DA3"/>
    <w:rsid w:val="007A1363"/>
    <w:rsid w:val="007A14EC"/>
    <w:rsid w:val="007A1ABB"/>
    <w:rsid w:val="007A1B23"/>
    <w:rsid w:val="007A1F0C"/>
    <w:rsid w:val="007A1F15"/>
    <w:rsid w:val="007A264E"/>
    <w:rsid w:val="007A2A6B"/>
    <w:rsid w:val="007A2C36"/>
    <w:rsid w:val="007A2DE1"/>
    <w:rsid w:val="007A3C2C"/>
    <w:rsid w:val="007A3D12"/>
    <w:rsid w:val="007A5A00"/>
    <w:rsid w:val="007A5A29"/>
    <w:rsid w:val="007A63DB"/>
    <w:rsid w:val="007A63F5"/>
    <w:rsid w:val="007A6B2E"/>
    <w:rsid w:val="007A7C75"/>
    <w:rsid w:val="007A7D53"/>
    <w:rsid w:val="007B0407"/>
    <w:rsid w:val="007B0B79"/>
    <w:rsid w:val="007B0B9D"/>
    <w:rsid w:val="007B22B9"/>
    <w:rsid w:val="007B2C54"/>
    <w:rsid w:val="007B2DBE"/>
    <w:rsid w:val="007B2EC9"/>
    <w:rsid w:val="007B34E8"/>
    <w:rsid w:val="007B3886"/>
    <w:rsid w:val="007B38D5"/>
    <w:rsid w:val="007B4036"/>
    <w:rsid w:val="007B4639"/>
    <w:rsid w:val="007B4669"/>
    <w:rsid w:val="007B4DB6"/>
    <w:rsid w:val="007B50EB"/>
    <w:rsid w:val="007B5CF8"/>
    <w:rsid w:val="007B6170"/>
    <w:rsid w:val="007B6D09"/>
    <w:rsid w:val="007B7753"/>
    <w:rsid w:val="007B7CEC"/>
    <w:rsid w:val="007B7DD6"/>
    <w:rsid w:val="007B7FA1"/>
    <w:rsid w:val="007C06F3"/>
    <w:rsid w:val="007C0C21"/>
    <w:rsid w:val="007C14E5"/>
    <w:rsid w:val="007C14F9"/>
    <w:rsid w:val="007C1531"/>
    <w:rsid w:val="007C1A22"/>
    <w:rsid w:val="007C20A3"/>
    <w:rsid w:val="007C220E"/>
    <w:rsid w:val="007C239F"/>
    <w:rsid w:val="007C2D7C"/>
    <w:rsid w:val="007C3758"/>
    <w:rsid w:val="007C4405"/>
    <w:rsid w:val="007C5528"/>
    <w:rsid w:val="007C5D32"/>
    <w:rsid w:val="007C5D71"/>
    <w:rsid w:val="007C6DC9"/>
    <w:rsid w:val="007C70AA"/>
    <w:rsid w:val="007C72AF"/>
    <w:rsid w:val="007C7398"/>
    <w:rsid w:val="007C7845"/>
    <w:rsid w:val="007C7D8D"/>
    <w:rsid w:val="007D0EB0"/>
    <w:rsid w:val="007D0F6F"/>
    <w:rsid w:val="007D1024"/>
    <w:rsid w:val="007D18F6"/>
    <w:rsid w:val="007D1FE8"/>
    <w:rsid w:val="007D22AB"/>
    <w:rsid w:val="007D28F7"/>
    <w:rsid w:val="007D3001"/>
    <w:rsid w:val="007D3E04"/>
    <w:rsid w:val="007D3FF5"/>
    <w:rsid w:val="007D44BB"/>
    <w:rsid w:val="007D4640"/>
    <w:rsid w:val="007D4D55"/>
    <w:rsid w:val="007D5A96"/>
    <w:rsid w:val="007D5AF7"/>
    <w:rsid w:val="007D647E"/>
    <w:rsid w:val="007D655B"/>
    <w:rsid w:val="007D6DE6"/>
    <w:rsid w:val="007D6F17"/>
    <w:rsid w:val="007D7134"/>
    <w:rsid w:val="007D719B"/>
    <w:rsid w:val="007D7233"/>
    <w:rsid w:val="007D7310"/>
    <w:rsid w:val="007D776B"/>
    <w:rsid w:val="007D7939"/>
    <w:rsid w:val="007D7AC5"/>
    <w:rsid w:val="007E063B"/>
    <w:rsid w:val="007E091B"/>
    <w:rsid w:val="007E0A62"/>
    <w:rsid w:val="007E15F7"/>
    <w:rsid w:val="007E1EF2"/>
    <w:rsid w:val="007E1EF8"/>
    <w:rsid w:val="007E359C"/>
    <w:rsid w:val="007E3D44"/>
    <w:rsid w:val="007E41FB"/>
    <w:rsid w:val="007E4CE1"/>
    <w:rsid w:val="007E4FF8"/>
    <w:rsid w:val="007E5CA0"/>
    <w:rsid w:val="007E65EB"/>
    <w:rsid w:val="007E69F7"/>
    <w:rsid w:val="007E7030"/>
    <w:rsid w:val="007E7148"/>
    <w:rsid w:val="007E7642"/>
    <w:rsid w:val="007F0257"/>
    <w:rsid w:val="007F0641"/>
    <w:rsid w:val="007F224F"/>
    <w:rsid w:val="007F2347"/>
    <w:rsid w:val="007F25DD"/>
    <w:rsid w:val="007F2973"/>
    <w:rsid w:val="007F2C59"/>
    <w:rsid w:val="007F3088"/>
    <w:rsid w:val="007F3598"/>
    <w:rsid w:val="007F4415"/>
    <w:rsid w:val="007F5218"/>
    <w:rsid w:val="007F52AA"/>
    <w:rsid w:val="007F5C0A"/>
    <w:rsid w:val="007F5C15"/>
    <w:rsid w:val="007F64CC"/>
    <w:rsid w:val="007F72D2"/>
    <w:rsid w:val="007F7535"/>
    <w:rsid w:val="00800004"/>
    <w:rsid w:val="00800C6F"/>
    <w:rsid w:val="008014A4"/>
    <w:rsid w:val="0080150E"/>
    <w:rsid w:val="00801A38"/>
    <w:rsid w:val="00801A6D"/>
    <w:rsid w:val="00801B84"/>
    <w:rsid w:val="00802173"/>
    <w:rsid w:val="00802189"/>
    <w:rsid w:val="00802262"/>
    <w:rsid w:val="00803379"/>
    <w:rsid w:val="00803C91"/>
    <w:rsid w:val="00803DFB"/>
    <w:rsid w:val="00804390"/>
    <w:rsid w:val="0080450D"/>
    <w:rsid w:val="00804C28"/>
    <w:rsid w:val="00804C90"/>
    <w:rsid w:val="008051FB"/>
    <w:rsid w:val="008054A2"/>
    <w:rsid w:val="008066FD"/>
    <w:rsid w:val="00806BD8"/>
    <w:rsid w:val="00810B1C"/>
    <w:rsid w:val="0081200A"/>
    <w:rsid w:val="0081287B"/>
    <w:rsid w:val="0081330D"/>
    <w:rsid w:val="00813918"/>
    <w:rsid w:val="00813DE1"/>
    <w:rsid w:val="00814441"/>
    <w:rsid w:val="008146E6"/>
    <w:rsid w:val="00814E7B"/>
    <w:rsid w:val="008151D3"/>
    <w:rsid w:val="008157B6"/>
    <w:rsid w:val="008158B2"/>
    <w:rsid w:val="00815931"/>
    <w:rsid w:val="00815CAB"/>
    <w:rsid w:val="0081631B"/>
    <w:rsid w:val="0081662F"/>
    <w:rsid w:val="008174A6"/>
    <w:rsid w:val="008178FC"/>
    <w:rsid w:val="00817AB8"/>
    <w:rsid w:val="00817E10"/>
    <w:rsid w:val="008200B0"/>
    <w:rsid w:val="00820142"/>
    <w:rsid w:val="0082089F"/>
    <w:rsid w:val="00820E48"/>
    <w:rsid w:val="008210C1"/>
    <w:rsid w:val="00821177"/>
    <w:rsid w:val="00821826"/>
    <w:rsid w:val="00821969"/>
    <w:rsid w:val="00821D14"/>
    <w:rsid w:val="0082200C"/>
    <w:rsid w:val="008220CC"/>
    <w:rsid w:val="008224CB"/>
    <w:rsid w:val="00823798"/>
    <w:rsid w:val="00824B45"/>
    <w:rsid w:val="0082543C"/>
    <w:rsid w:val="00826296"/>
    <w:rsid w:val="008265D1"/>
    <w:rsid w:val="00826CBD"/>
    <w:rsid w:val="00826D34"/>
    <w:rsid w:val="0082765B"/>
    <w:rsid w:val="00827A27"/>
    <w:rsid w:val="0083003E"/>
    <w:rsid w:val="00830EB1"/>
    <w:rsid w:val="00831109"/>
    <w:rsid w:val="00831654"/>
    <w:rsid w:val="008319A4"/>
    <w:rsid w:val="008324DE"/>
    <w:rsid w:val="008329CF"/>
    <w:rsid w:val="00832E75"/>
    <w:rsid w:val="008334DD"/>
    <w:rsid w:val="008338B8"/>
    <w:rsid w:val="008343FA"/>
    <w:rsid w:val="00834A16"/>
    <w:rsid w:val="00834C5C"/>
    <w:rsid w:val="00834C62"/>
    <w:rsid w:val="00834C95"/>
    <w:rsid w:val="00835057"/>
    <w:rsid w:val="00835229"/>
    <w:rsid w:val="008354D1"/>
    <w:rsid w:val="008361EE"/>
    <w:rsid w:val="008367A1"/>
    <w:rsid w:val="00836A75"/>
    <w:rsid w:val="00836B51"/>
    <w:rsid w:val="00836E4D"/>
    <w:rsid w:val="00840A96"/>
    <w:rsid w:val="008410A8"/>
    <w:rsid w:val="008412FE"/>
    <w:rsid w:val="008415BE"/>
    <w:rsid w:val="00841F90"/>
    <w:rsid w:val="008423F7"/>
    <w:rsid w:val="008428DC"/>
    <w:rsid w:val="00842976"/>
    <w:rsid w:val="00843EEB"/>
    <w:rsid w:val="0084407E"/>
    <w:rsid w:val="008446AA"/>
    <w:rsid w:val="00844C1F"/>
    <w:rsid w:val="00845197"/>
    <w:rsid w:val="00846364"/>
    <w:rsid w:val="008464B3"/>
    <w:rsid w:val="00846D25"/>
    <w:rsid w:val="00847448"/>
    <w:rsid w:val="00847D51"/>
    <w:rsid w:val="008505AD"/>
    <w:rsid w:val="00850D29"/>
    <w:rsid w:val="00850E35"/>
    <w:rsid w:val="00851136"/>
    <w:rsid w:val="008516BB"/>
    <w:rsid w:val="00851797"/>
    <w:rsid w:val="00851D23"/>
    <w:rsid w:val="0085264E"/>
    <w:rsid w:val="00852706"/>
    <w:rsid w:val="00852BA7"/>
    <w:rsid w:val="00852C75"/>
    <w:rsid w:val="0085332D"/>
    <w:rsid w:val="00853671"/>
    <w:rsid w:val="00853805"/>
    <w:rsid w:val="008538DA"/>
    <w:rsid w:val="00853B34"/>
    <w:rsid w:val="0085441C"/>
    <w:rsid w:val="00854733"/>
    <w:rsid w:val="00854A0D"/>
    <w:rsid w:val="00854C36"/>
    <w:rsid w:val="00854E16"/>
    <w:rsid w:val="00855700"/>
    <w:rsid w:val="00855DB8"/>
    <w:rsid w:val="00855EFF"/>
    <w:rsid w:val="008561D7"/>
    <w:rsid w:val="0085640D"/>
    <w:rsid w:val="00856DA8"/>
    <w:rsid w:val="00856F28"/>
    <w:rsid w:val="008578EB"/>
    <w:rsid w:val="008579FA"/>
    <w:rsid w:val="00857E40"/>
    <w:rsid w:val="008600BA"/>
    <w:rsid w:val="00860128"/>
    <w:rsid w:val="00860347"/>
    <w:rsid w:val="00861434"/>
    <w:rsid w:val="00861718"/>
    <w:rsid w:val="0086171C"/>
    <w:rsid w:val="00861C34"/>
    <w:rsid w:val="008632B5"/>
    <w:rsid w:val="00863CFE"/>
    <w:rsid w:val="00864096"/>
    <w:rsid w:val="00864302"/>
    <w:rsid w:val="00864779"/>
    <w:rsid w:val="00864BAE"/>
    <w:rsid w:val="00864C8D"/>
    <w:rsid w:val="008653A8"/>
    <w:rsid w:val="00865615"/>
    <w:rsid w:val="00866784"/>
    <w:rsid w:val="008671BD"/>
    <w:rsid w:val="008671DA"/>
    <w:rsid w:val="008705FA"/>
    <w:rsid w:val="00870C26"/>
    <w:rsid w:val="00872CFA"/>
    <w:rsid w:val="008730FB"/>
    <w:rsid w:val="00873A18"/>
    <w:rsid w:val="00874037"/>
    <w:rsid w:val="00874D7E"/>
    <w:rsid w:val="00874F1C"/>
    <w:rsid w:val="008751FE"/>
    <w:rsid w:val="00875493"/>
    <w:rsid w:val="00875BFC"/>
    <w:rsid w:val="00876DFF"/>
    <w:rsid w:val="00876FB2"/>
    <w:rsid w:val="00880683"/>
    <w:rsid w:val="008807D4"/>
    <w:rsid w:val="0088185A"/>
    <w:rsid w:val="00881BBD"/>
    <w:rsid w:val="00881C07"/>
    <w:rsid w:val="00881F35"/>
    <w:rsid w:val="00882DD4"/>
    <w:rsid w:val="0088301A"/>
    <w:rsid w:val="00883B04"/>
    <w:rsid w:val="00884679"/>
    <w:rsid w:val="00884A4C"/>
    <w:rsid w:val="008864B3"/>
    <w:rsid w:val="00887334"/>
    <w:rsid w:val="008879D4"/>
    <w:rsid w:val="00887ADF"/>
    <w:rsid w:val="008905CA"/>
    <w:rsid w:val="00890A39"/>
    <w:rsid w:val="00890E73"/>
    <w:rsid w:val="00890F1E"/>
    <w:rsid w:val="00891E2F"/>
    <w:rsid w:val="008925F6"/>
    <w:rsid w:val="00892C92"/>
    <w:rsid w:val="00893487"/>
    <w:rsid w:val="0089371F"/>
    <w:rsid w:val="00894F46"/>
    <w:rsid w:val="008958C9"/>
    <w:rsid w:val="0089591D"/>
    <w:rsid w:val="0089612B"/>
    <w:rsid w:val="00896714"/>
    <w:rsid w:val="00897480"/>
    <w:rsid w:val="00897719"/>
    <w:rsid w:val="008A0052"/>
    <w:rsid w:val="008A1360"/>
    <w:rsid w:val="008A24C9"/>
    <w:rsid w:val="008A355D"/>
    <w:rsid w:val="008A4F58"/>
    <w:rsid w:val="008A5173"/>
    <w:rsid w:val="008A604F"/>
    <w:rsid w:val="008A6214"/>
    <w:rsid w:val="008A6896"/>
    <w:rsid w:val="008A6C86"/>
    <w:rsid w:val="008A6D06"/>
    <w:rsid w:val="008A71AD"/>
    <w:rsid w:val="008A7619"/>
    <w:rsid w:val="008B08A3"/>
    <w:rsid w:val="008B1A70"/>
    <w:rsid w:val="008B201F"/>
    <w:rsid w:val="008B20EF"/>
    <w:rsid w:val="008B2976"/>
    <w:rsid w:val="008B2B8F"/>
    <w:rsid w:val="008B375C"/>
    <w:rsid w:val="008B38BB"/>
    <w:rsid w:val="008B3F23"/>
    <w:rsid w:val="008B41B2"/>
    <w:rsid w:val="008B4333"/>
    <w:rsid w:val="008B4F9C"/>
    <w:rsid w:val="008B5244"/>
    <w:rsid w:val="008B5452"/>
    <w:rsid w:val="008B62B8"/>
    <w:rsid w:val="008B63E8"/>
    <w:rsid w:val="008B6A12"/>
    <w:rsid w:val="008B6CC5"/>
    <w:rsid w:val="008B79F9"/>
    <w:rsid w:val="008B7C41"/>
    <w:rsid w:val="008C0B8F"/>
    <w:rsid w:val="008C0D02"/>
    <w:rsid w:val="008C0F97"/>
    <w:rsid w:val="008C1BBF"/>
    <w:rsid w:val="008C23B8"/>
    <w:rsid w:val="008C2A80"/>
    <w:rsid w:val="008C3128"/>
    <w:rsid w:val="008C35D6"/>
    <w:rsid w:val="008C3952"/>
    <w:rsid w:val="008C3988"/>
    <w:rsid w:val="008C3F27"/>
    <w:rsid w:val="008C4400"/>
    <w:rsid w:val="008C4753"/>
    <w:rsid w:val="008C4786"/>
    <w:rsid w:val="008C4F11"/>
    <w:rsid w:val="008C4FC8"/>
    <w:rsid w:val="008C56B9"/>
    <w:rsid w:val="008C5867"/>
    <w:rsid w:val="008C5A43"/>
    <w:rsid w:val="008C6772"/>
    <w:rsid w:val="008C6DE4"/>
    <w:rsid w:val="008C7108"/>
    <w:rsid w:val="008C7BE4"/>
    <w:rsid w:val="008D029B"/>
    <w:rsid w:val="008D058A"/>
    <w:rsid w:val="008D0DC6"/>
    <w:rsid w:val="008D16AA"/>
    <w:rsid w:val="008D191B"/>
    <w:rsid w:val="008D1F87"/>
    <w:rsid w:val="008D29A0"/>
    <w:rsid w:val="008D2BEA"/>
    <w:rsid w:val="008D2FC1"/>
    <w:rsid w:val="008D324C"/>
    <w:rsid w:val="008D3AD8"/>
    <w:rsid w:val="008D3B60"/>
    <w:rsid w:val="008D3ECC"/>
    <w:rsid w:val="008D4EA7"/>
    <w:rsid w:val="008D4ED6"/>
    <w:rsid w:val="008D5220"/>
    <w:rsid w:val="008D5AFD"/>
    <w:rsid w:val="008D6C99"/>
    <w:rsid w:val="008D737C"/>
    <w:rsid w:val="008D7558"/>
    <w:rsid w:val="008E0332"/>
    <w:rsid w:val="008E117F"/>
    <w:rsid w:val="008E1204"/>
    <w:rsid w:val="008E2212"/>
    <w:rsid w:val="008E2712"/>
    <w:rsid w:val="008E2EB5"/>
    <w:rsid w:val="008E36B4"/>
    <w:rsid w:val="008E42DE"/>
    <w:rsid w:val="008E5377"/>
    <w:rsid w:val="008E5469"/>
    <w:rsid w:val="008E6180"/>
    <w:rsid w:val="008E61FC"/>
    <w:rsid w:val="008E68C2"/>
    <w:rsid w:val="008E6CE7"/>
    <w:rsid w:val="008E7296"/>
    <w:rsid w:val="008E74E4"/>
    <w:rsid w:val="008E76DE"/>
    <w:rsid w:val="008E78C2"/>
    <w:rsid w:val="008E7A25"/>
    <w:rsid w:val="008E7BCA"/>
    <w:rsid w:val="008E7E9C"/>
    <w:rsid w:val="008F042C"/>
    <w:rsid w:val="008F0EC0"/>
    <w:rsid w:val="008F0FE6"/>
    <w:rsid w:val="008F1351"/>
    <w:rsid w:val="008F1600"/>
    <w:rsid w:val="008F1967"/>
    <w:rsid w:val="008F24C7"/>
    <w:rsid w:val="008F29A3"/>
    <w:rsid w:val="008F2F90"/>
    <w:rsid w:val="008F32EE"/>
    <w:rsid w:val="008F3448"/>
    <w:rsid w:val="008F35D0"/>
    <w:rsid w:val="008F3D4A"/>
    <w:rsid w:val="008F472A"/>
    <w:rsid w:val="008F50C2"/>
    <w:rsid w:val="008F532F"/>
    <w:rsid w:val="008F5AAD"/>
    <w:rsid w:val="008F6D8C"/>
    <w:rsid w:val="008F72C2"/>
    <w:rsid w:val="008F74A9"/>
    <w:rsid w:val="008F75BF"/>
    <w:rsid w:val="008F7BE4"/>
    <w:rsid w:val="0090066C"/>
    <w:rsid w:val="00900CD2"/>
    <w:rsid w:val="0090143D"/>
    <w:rsid w:val="0090163B"/>
    <w:rsid w:val="0090174C"/>
    <w:rsid w:val="0090194B"/>
    <w:rsid w:val="009025A9"/>
    <w:rsid w:val="009025D4"/>
    <w:rsid w:val="00902624"/>
    <w:rsid w:val="00902BD1"/>
    <w:rsid w:val="00903041"/>
    <w:rsid w:val="0090346D"/>
    <w:rsid w:val="00903A5B"/>
    <w:rsid w:val="00903B7B"/>
    <w:rsid w:val="00903EA0"/>
    <w:rsid w:val="00904747"/>
    <w:rsid w:val="00904DCF"/>
    <w:rsid w:val="00904E6A"/>
    <w:rsid w:val="009052DC"/>
    <w:rsid w:val="009054DD"/>
    <w:rsid w:val="0090722E"/>
    <w:rsid w:val="009073B6"/>
    <w:rsid w:val="009075A2"/>
    <w:rsid w:val="00907EAD"/>
    <w:rsid w:val="009102F6"/>
    <w:rsid w:val="0091036A"/>
    <w:rsid w:val="00910D8E"/>
    <w:rsid w:val="0091136B"/>
    <w:rsid w:val="00911C52"/>
    <w:rsid w:val="00912A52"/>
    <w:rsid w:val="00913D43"/>
    <w:rsid w:val="00913E26"/>
    <w:rsid w:val="00913FD0"/>
    <w:rsid w:val="00914532"/>
    <w:rsid w:val="009157B6"/>
    <w:rsid w:val="00915C87"/>
    <w:rsid w:val="00915E83"/>
    <w:rsid w:val="00916387"/>
    <w:rsid w:val="00916E32"/>
    <w:rsid w:val="00917B0F"/>
    <w:rsid w:val="00920215"/>
    <w:rsid w:val="009215B8"/>
    <w:rsid w:val="009215FE"/>
    <w:rsid w:val="009216F4"/>
    <w:rsid w:val="009217EA"/>
    <w:rsid w:val="009219BC"/>
    <w:rsid w:val="00921B02"/>
    <w:rsid w:val="009222DF"/>
    <w:rsid w:val="00922C79"/>
    <w:rsid w:val="00923045"/>
    <w:rsid w:val="009232B1"/>
    <w:rsid w:val="00924560"/>
    <w:rsid w:val="009254F9"/>
    <w:rsid w:val="00925D2A"/>
    <w:rsid w:val="00925E72"/>
    <w:rsid w:val="009264EB"/>
    <w:rsid w:val="00926533"/>
    <w:rsid w:val="00926AF1"/>
    <w:rsid w:val="00926F6D"/>
    <w:rsid w:val="00927046"/>
    <w:rsid w:val="00930A0E"/>
    <w:rsid w:val="00930E34"/>
    <w:rsid w:val="009310C7"/>
    <w:rsid w:val="0093197D"/>
    <w:rsid w:val="009319C4"/>
    <w:rsid w:val="0093229C"/>
    <w:rsid w:val="00932477"/>
    <w:rsid w:val="0093278E"/>
    <w:rsid w:val="00932907"/>
    <w:rsid w:val="00933444"/>
    <w:rsid w:val="00933897"/>
    <w:rsid w:val="009339DF"/>
    <w:rsid w:val="00933A22"/>
    <w:rsid w:val="00933C22"/>
    <w:rsid w:val="00933EAF"/>
    <w:rsid w:val="00934230"/>
    <w:rsid w:val="009347D4"/>
    <w:rsid w:val="0093481A"/>
    <w:rsid w:val="0093487E"/>
    <w:rsid w:val="00935332"/>
    <w:rsid w:val="00936497"/>
    <w:rsid w:val="00936E70"/>
    <w:rsid w:val="009374AB"/>
    <w:rsid w:val="009404E5"/>
    <w:rsid w:val="009405B4"/>
    <w:rsid w:val="00940703"/>
    <w:rsid w:val="00941BFE"/>
    <w:rsid w:val="00941D13"/>
    <w:rsid w:val="00942187"/>
    <w:rsid w:val="00942B51"/>
    <w:rsid w:val="00942D0D"/>
    <w:rsid w:val="00942E86"/>
    <w:rsid w:val="00943403"/>
    <w:rsid w:val="009434F2"/>
    <w:rsid w:val="00943527"/>
    <w:rsid w:val="00943E35"/>
    <w:rsid w:val="009440A4"/>
    <w:rsid w:val="00944EEB"/>
    <w:rsid w:val="00946325"/>
    <w:rsid w:val="00946412"/>
    <w:rsid w:val="00946DD9"/>
    <w:rsid w:val="009470D8"/>
    <w:rsid w:val="009472BD"/>
    <w:rsid w:val="0094781E"/>
    <w:rsid w:val="00950394"/>
    <w:rsid w:val="00952754"/>
    <w:rsid w:val="009532D8"/>
    <w:rsid w:val="009540B2"/>
    <w:rsid w:val="009548DB"/>
    <w:rsid w:val="0095544D"/>
    <w:rsid w:val="00956466"/>
    <w:rsid w:val="00957078"/>
    <w:rsid w:val="00957A61"/>
    <w:rsid w:val="0096141E"/>
    <w:rsid w:val="00961698"/>
    <w:rsid w:val="00965BA9"/>
    <w:rsid w:val="00965FD8"/>
    <w:rsid w:val="00966290"/>
    <w:rsid w:val="009669AF"/>
    <w:rsid w:val="00966F43"/>
    <w:rsid w:val="0096723E"/>
    <w:rsid w:val="009701E2"/>
    <w:rsid w:val="0097056D"/>
    <w:rsid w:val="0097110D"/>
    <w:rsid w:val="00971233"/>
    <w:rsid w:val="009715A5"/>
    <w:rsid w:val="00972156"/>
    <w:rsid w:val="009724D4"/>
    <w:rsid w:val="009726DA"/>
    <w:rsid w:val="009746A0"/>
    <w:rsid w:val="009756D9"/>
    <w:rsid w:val="00975BE8"/>
    <w:rsid w:val="00975C75"/>
    <w:rsid w:val="009764FA"/>
    <w:rsid w:val="00977729"/>
    <w:rsid w:val="009779C6"/>
    <w:rsid w:val="00977D50"/>
    <w:rsid w:val="0098051D"/>
    <w:rsid w:val="00981318"/>
    <w:rsid w:val="0098154D"/>
    <w:rsid w:val="009815D3"/>
    <w:rsid w:val="009820E4"/>
    <w:rsid w:val="009826ED"/>
    <w:rsid w:val="00984476"/>
    <w:rsid w:val="0098514F"/>
    <w:rsid w:val="00985476"/>
    <w:rsid w:val="00986A95"/>
    <w:rsid w:val="00987CBB"/>
    <w:rsid w:val="0099033A"/>
    <w:rsid w:val="0099033D"/>
    <w:rsid w:val="0099102E"/>
    <w:rsid w:val="0099138E"/>
    <w:rsid w:val="009919BF"/>
    <w:rsid w:val="00991F22"/>
    <w:rsid w:val="00992373"/>
    <w:rsid w:val="0099255E"/>
    <w:rsid w:val="00992E63"/>
    <w:rsid w:val="0099314F"/>
    <w:rsid w:val="009938AF"/>
    <w:rsid w:val="00994305"/>
    <w:rsid w:val="00994912"/>
    <w:rsid w:val="00994E79"/>
    <w:rsid w:val="00994FBC"/>
    <w:rsid w:val="009954E5"/>
    <w:rsid w:val="009957BF"/>
    <w:rsid w:val="009958AA"/>
    <w:rsid w:val="0099653A"/>
    <w:rsid w:val="009965BF"/>
    <w:rsid w:val="00996E31"/>
    <w:rsid w:val="00997131"/>
    <w:rsid w:val="00997303"/>
    <w:rsid w:val="0099786D"/>
    <w:rsid w:val="009A046D"/>
    <w:rsid w:val="009A0ADB"/>
    <w:rsid w:val="009A1009"/>
    <w:rsid w:val="009A1357"/>
    <w:rsid w:val="009A13E8"/>
    <w:rsid w:val="009A1B77"/>
    <w:rsid w:val="009A1C5C"/>
    <w:rsid w:val="009A20A1"/>
    <w:rsid w:val="009A2B04"/>
    <w:rsid w:val="009A2D2B"/>
    <w:rsid w:val="009A335A"/>
    <w:rsid w:val="009A38C7"/>
    <w:rsid w:val="009A3942"/>
    <w:rsid w:val="009A3A90"/>
    <w:rsid w:val="009A44CD"/>
    <w:rsid w:val="009A467A"/>
    <w:rsid w:val="009A46ED"/>
    <w:rsid w:val="009A4742"/>
    <w:rsid w:val="009A4DAF"/>
    <w:rsid w:val="009A57CC"/>
    <w:rsid w:val="009A59FF"/>
    <w:rsid w:val="009A5B1C"/>
    <w:rsid w:val="009A611D"/>
    <w:rsid w:val="009A61D1"/>
    <w:rsid w:val="009A6D92"/>
    <w:rsid w:val="009A6F05"/>
    <w:rsid w:val="009A6F41"/>
    <w:rsid w:val="009B02E7"/>
    <w:rsid w:val="009B0724"/>
    <w:rsid w:val="009B0D8A"/>
    <w:rsid w:val="009B1181"/>
    <w:rsid w:val="009B1B58"/>
    <w:rsid w:val="009B1C26"/>
    <w:rsid w:val="009B1CC0"/>
    <w:rsid w:val="009B1DD3"/>
    <w:rsid w:val="009B2CD6"/>
    <w:rsid w:val="009B2F1E"/>
    <w:rsid w:val="009B3C62"/>
    <w:rsid w:val="009B3C8D"/>
    <w:rsid w:val="009B473C"/>
    <w:rsid w:val="009B4784"/>
    <w:rsid w:val="009B4E11"/>
    <w:rsid w:val="009B577D"/>
    <w:rsid w:val="009B57CB"/>
    <w:rsid w:val="009B583F"/>
    <w:rsid w:val="009B5C04"/>
    <w:rsid w:val="009B5CBE"/>
    <w:rsid w:val="009B5DD6"/>
    <w:rsid w:val="009B62EB"/>
    <w:rsid w:val="009B659E"/>
    <w:rsid w:val="009B661A"/>
    <w:rsid w:val="009B7477"/>
    <w:rsid w:val="009B755A"/>
    <w:rsid w:val="009B7C6D"/>
    <w:rsid w:val="009B7D2A"/>
    <w:rsid w:val="009C0C30"/>
    <w:rsid w:val="009C0DE3"/>
    <w:rsid w:val="009C0F16"/>
    <w:rsid w:val="009C1065"/>
    <w:rsid w:val="009C12B7"/>
    <w:rsid w:val="009C194F"/>
    <w:rsid w:val="009C2B4E"/>
    <w:rsid w:val="009C2EDF"/>
    <w:rsid w:val="009C33D0"/>
    <w:rsid w:val="009C33E1"/>
    <w:rsid w:val="009C412D"/>
    <w:rsid w:val="009C4C40"/>
    <w:rsid w:val="009C4E43"/>
    <w:rsid w:val="009C58E1"/>
    <w:rsid w:val="009C5C16"/>
    <w:rsid w:val="009C72B1"/>
    <w:rsid w:val="009C77C3"/>
    <w:rsid w:val="009C7935"/>
    <w:rsid w:val="009C7C33"/>
    <w:rsid w:val="009C7E13"/>
    <w:rsid w:val="009D0252"/>
    <w:rsid w:val="009D03AE"/>
    <w:rsid w:val="009D03C5"/>
    <w:rsid w:val="009D0BDD"/>
    <w:rsid w:val="009D0C2E"/>
    <w:rsid w:val="009D0C32"/>
    <w:rsid w:val="009D0C9B"/>
    <w:rsid w:val="009D0E84"/>
    <w:rsid w:val="009D1301"/>
    <w:rsid w:val="009D1360"/>
    <w:rsid w:val="009D20C4"/>
    <w:rsid w:val="009D2277"/>
    <w:rsid w:val="009D341E"/>
    <w:rsid w:val="009D34E5"/>
    <w:rsid w:val="009D3A78"/>
    <w:rsid w:val="009D3EC5"/>
    <w:rsid w:val="009D453A"/>
    <w:rsid w:val="009D4772"/>
    <w:rsid w:val="009D4F74"/>
    <w:rsid w:val="009D54FD"/>
    <w:rsid w:val="009D55DC"/>
    <w:rsid w:val="009D5F70"/>
    <w:rsid w:val="009D6E57"/>
    <w:rsid w:val="009D7E01"/>
    <w:rsid w:val="009E023F"/>
    <w:rsid w:val="009E0BBF"/>
    <w:rsid w:val="009E1930"/>
    <w:rsid w:val="009E1B6B"/>
    <w:rsid w:val="009E278D"/>
    <w:rsid w:val="009E2892"/>
    <w:rsid w:val="009E2DFC"/>
    <w:rsid w:val="009E3648"/>
    <w:rsid w:val="009E3821"/>
    <w:rsid w:val="009E3B37"/>
    <w:rsid w:val="009E3BF9"/>
    <w:rsid w:val="009E3EC0"/>
    <w:rsid w:val="009E3ECA"/>
    <w:rsid w:val="009E47DF"/>
    <w:rsid w:val="009E4DEF"/>
    <w:rsid w:val="009E5CA5"/>
    <w:rsid w:val="009E5D8E"/>
    <w:rsid w:val="009E61A2"/>
    <w:rsid w:val="009E6379"/>
    <w:rsid w:val="009E6443"/>
    <w:rsid w:val="009E6C4E"/>
    <w:rsid w:val="009E7586"/>
    <w:rsid w:val="009E7E94"/>
    <w:rsid w:val="009F068D"/>
    <w:rsid w:val="009F0893"/>
    <w:rsid w:val="009F096A"/>
    <w:rsid w:val="009F0B83"/>
    <w:rsid w:val="009F0E97"/>
    <w:rsid w:val="009F1255"/>
    <w:rsid w:val="009F210F"/>
    <w:rsid w:val="009F2F6B"/>
    <w:rsid w:val="009F30A0"/>
    <w:rsid w:val="009F325D"/>
    <w:rsid w:val="009F33C7"/>
    <w:rsid w:val="009F3C06"/>
    <w:rsid w:val="009F3EEC"/>
    <w:rsid w:val="009F427E"/>
    <w:rsid w:val="009F592C"/>
    <w:rsid w:val="009F63C0"/>
    <w:rsid w:val="009F6D6E"/>
    <w:rsid w:val="009F7A06"/>
    <w:rsid w:val="009F7B95"/>
    <w:rsid w:val="00A00FF5"/>
    <w:rsid w:val="00A0122F"/>
    <w:rsid w:val="00A015D4"/>
    <w:rsid w:val="00A019D5"/>
    <w:rsid w:val="00A01C6F"/>
    <w:rsid w:val="00A01DDC"/>
    <w:rsid w:val="00A03071"/>
    <w:rsid w:val="00A036F4"/>
    <w:rsid w:val="00A0372A"/>
    <w:rsid w:val="00A03930"/>
    <w:rsid w:val="00A03CE6"/>
    <w:rsid w:val="00A04DD6"/>
    <w:rsid w:val="00A05559"/>
    <w:rsid w:val="00A073A4"/>
    <w:rsid w:val="00A075B0"/>
    <w:rsid w:val="00A07A0C"/>
    <w:rsid w:val="00A07FDC"/>
    <w:rsid w:val="00A100BF"/>
    <w:rsid w:val="00A102E4"/>
    <w:rsid w:val="00A104B7"/>
    <w:rsid w:val="00A10A39"/>
    <w:rsid w:val="00A111E0"/>
    <w:rsid w:val="00A114FB"/>
    <w:rsid w:val="00A1193C"/>
    <w:rsid w:val="00A121E5"/>
    <w:rsid w:val="00A12F3D"/>
    <w:rsid w:val="00A13107"/>
    <w:rsid w:val="00A146F2"/>
    <w:rsid w:val="00A14DAA"/>
    <w:rsid w:val="00A16C2E"/>
    <w:rsid w:val="00A16C4B"/>
    <w:rsid w:val="00A17826"/>
    <w:rsid w:val="00A17F79"/>
    <w:rsid w:val="00A20626"/>
    <w:rsid w:val="00A20A78"/>
    <w:rsid w:val="00A20FD7"/>
    <w:rsid w:val="00A2120B"/>
    <w:rsid w:val="00A213C8"/>
    <w:rsid w:val="00A21885"/>
    <w:rsid w:val="00A21E0D"/>
    <w:rsid w:val="00A21EDB"/>
    <w:rsid w:val="00A2277F"/>
    <w:rsid w:val="00A22CE5"/>
    <w:rsid w:val="00A22CF6"/>
    <w:rsid w:val="00A22E42"/>
    <w:rsid w:val="00A23172"/>
    <w:rsid w:val="00A23478"/>
    <w:rsid w:val="00A23567"/>
    <w:rsid w:val="00A23C23"/>
    <w:rsid w:val="00A240E7"/>
    <w:rsid w:val="00A251F9"/>
    <w:rsid w:val="00A25D4B"/>
    <w:rsid w:val="00A25F18"/>
    <w:rsid w:val="00A260DB"/>
    <w:rsid w:val="00A263C8"/>
    <w:rsid w:val="00A27195"/>
    <w:rsid w:val="00A275EB"/>
    <w:rsid w:val="00A27634"/>
    <w:rsid w:val="00A302C4"/>
    <w:rsid w:val="00A305FC"/>
    <w:rsid w:val="00A31C63"/>
    <w:rsid w:val="00A32DFE"/>
    <w:rsid w:val="00A32F9B"/>
    <w:rsid w:val="00A33C90"/>
    <w:rsid w:val="00A33D07"/>
    <w:rsid w:val="00A33DBB"/>
    <w:rsid w:val="00A34366"/>
    <w:rsid w:val="00A34652"/>
    <w:rsid w:val="00A346AB"/>
    <w:rsid w:val="00A34A2B"/>
    <w:rsid w:val="00A35480"/>
    <w:rsid w:val="00A35760"/>
    <w:rsid w:val="00A35ED4"/>
    <w:rsid w:val="00A36359"/>
    <w:rsid w:val="00A363B5"/>
    <w:rsid w:val="00A363BD"/>
    <w:rsid w:val="00A36AE6"/>
    <w:rsid w:val="00A36DF2"/>
    <w:rsid w:val="00A37085"/>
    <w:rsid w:val="00A374FF"/>
    <w:rsid w:val="00A37AEF"/>
    <w:rsid w:val="00A37B27"/>
    <w:rsid w:val="00A37D96"/>
    <w:rsid w:val="00A37E9C"/>
    <w:rsid w:val="00A401E2"/>
    <w:rsid w:val="00A402AF"/>
    <w:rsid w:val="00A4043E"/>
    <w:rsid w:val="00A4046C"/>
    <w:rsid w:val="00A406F4"/>
    <w:rsid w:val="00A40AE0"/>
    <w:rsid w:val="00A40FAA"/>
    <w:rsid w:val="00A411C1"/>
    <w:rsid w:val="00A415CB"/>
    <w:rsid w:val="00A41F05"/>
    <w:rsid w:val="00A42154"/>
    <w:rsid w:val="00A426AC"/>
    <w:rsid w:val="00A426E1"/>
    <w:rsid w:val="00A42791"/>
    <w:rsid w:val="00A42A0B"/>
    <w:rsid w:val="00A43480"/>
    <w:rsid w:val="00A435C4"/>
    <w:rsid w:val="00A43785"/>
    <w:rsid w:val="00A44574"/>
    <w:rsid w:val="00A459FC"/>
    <w:rsid w:val="00A45E1E"/>
    <w:rsid w:val="00A46390"/>
    <w:rsid w:val="00A46B80"/>
    <w:rsid w:val="00A477F2"/>
    <w:rsid w:val="00A47A14"/>
    <w:rsid w:val="00A50AAC"/>
    <w:rsid w:val="00A50BDE"/>
    <w:rsid w:val="00A50ECB"/>
    <w:rsid w:val="00A5135D"/>
    <w:rsid w:val="00A518BD"/>
    <w:rsid w:val="00A51965"/>
    <w:rsid w:val="00A51976"/>
    <w:rsid w:val="00A5236E"/>
    <w:rsid w:val="00A52F59"/>
    <w:rsid w:val="00A53218"/>
    <w:rsid w:val="00A53232"/>
    <w:rsid w:val="00A53932"/>
    <w:rsid w:val="00A53B60"/>
    <w:rsid w:val="00A5405F"/>
    <w:rsid w:val="00A542C9"/>
    <w:rsid w:val="00A54B9D"/>
    <w:rsid w:val="00A55736"/>
    <w:rsid w:val="00A55CD9"/>
    <w:rsid w:val="00A560CE"/>
    <w:rsid w:val="00A5621C"/>
    <w:rsid w:val="00A56851"/>
    <w:rsid w:val="00A56ECC"/>
    <w:rsid w:val="00A56F6E"/>
    <w:rsid w:val="00A57087"/>
    <w:rsid w:val="00A57A97"/>
    <w:rsid w:val="00A57BF2"/>
    <w:rsid w:val="00A60AE7"/>
    <w:rsid w:val="00A6115B"/>
    <w:rsid w:val="00A61AF6"/>
    <w:rsid w:val="00A62B18"/>
    <w:rsid w:val="00A6325D"/>
    <w:rsid w:val="00A633B4"/>
    <w:rsid w:val="00A6351D"/>
    <w:rsid w:val="00A63E81"/>
    <w:rsid w:val="00A646B5"/>
    <w:rsid w:val="00A652FA"/>
    <w:rsid w:val="00A653D3"/>
    <w:rsid w:val="00A66133"/>
    <w:rsid w:val="00A6663E"/>
    <w:rsid w:val="00A6736F"/>
    <w:rsid w:val="00A67388"/>
    <w:rsid w:val="00A70164"/>
    <w:rsid w:val="00A70D6C"/>
    <w:rsid w:val="00A71388"/>
    <w:rsid w:val="00A725D3"/>
    <w:rsid w:val="00A72CC0"/>
    <w:rsid w:val="00A7379B"/>
    <w:rsid w:val="00A74134"/>
    <w:rsid w:val="00A74665"/>
    <w:rsid w:val="00A74BB3"/>
    <w:rsid w:val="00A74D70"/>
    <w:rsid w:val="00A74E40"/>
    <w:rsid w:val="00A74F51"/>
    <w:rsid w:val="00A74F8D"/>
    <w:rsid w:val="00A75162"/>
    <w:rsid w:val="00A75724"/>
    <w:rsid w:val="00A75E89"/>
    <w:rsid w:val="00A76231"/>
    <w:rsid w:val="00A76739"/>
    <w:rsid w:val="00A76933"/>
    <w:rsid w:val="00A76AD1"/>
    <w:rsid w:val="00A76F99"/>
    <w:rsid w:val="00A77129"/>
    <w:rsid w:val="00A774DC"/>
    <w:rsid w:val="00A77546"/>
    <w:rsid w:val="00A777AA"/>
    <w:rsid w:val="00A7792F"/>
    <w:rsid w:val="00A8047D"/>
    <w:rsid w:val="00A8073F"/>
    <w:rsid w:val="00A807EE"/>
    <w:rsid w:val="00A80A30"/>
    <w:rsid w:val="00A80FAF"/>
    <w:rsid w:val="00A81021"/>
    <w:rsid w:val="00A81750"/>
    <w:rsid w:val="00A81769"/>
    <w:rsid w:val="00A81FB7"/>
    <w:rsid w:val="00A820D3"/>
    <w:rsid w:val="00A8237B"/>
    <w:rsid w:val="00A82679"/>
    <w:rsid w:val="00A82C72"/>
    <w:rsid w:val="00A831F8"/>
    <w:rsid w:val="00A83443"/>
    <w:rsid w:val="00A83686"/>
    <w:rsid w:val="00A837B2"/>
    <w:rsid w:val="00A850CA"/>
    <w:rsid w:val="00A856E3"/>
    <w:rsid w:val="00A85803"/>
    <w:rsid w:val="00A868CB"/>
    <w:rsid w:val="00A868D5"/>
    <w:rsid w:val="00A86C19"/>
    <w:rsid w:val="00A86C1C"/>
    <w:rsid w:val="00A86DE8"/>
    <w:rsid w:val="00A86F58"/>
    <w:rsid w:val="00A876B5"/>
    <w:rsid w:val="00A878F8"/>
    <w:rsid w:val="00A87B84"/>
    <w:rsid w:val="00A90010"/>
    <w:rsid w:val="00A9034D"/>
    <w:rsid w:val="00A905FC"/>
    <w:rsid w:val="00A90E26"/>
    <w:rsid w:val="00A91056"/>
    <w:rsid w:val="00A913F3"/>
    <w:rsid w:val="00A917A2"/>
    <w:rsid w:val="00A91AF4"/>
    <w:rsid w:val="00A92DCD"/>
    <w:rsid w:val="00A92ECB"/>
    <w:rsid w:val="00A931D9"/>
    <w:rsid w:val="00A93BD4"/>
    <w:rsid w:val="00A94352"/>
    <w:rsid w:val="00A944A0"/>
    <w:rsid w:val="00A9486B"/>
    <w:rsid w:val="00A94894"/>
    <w:rsid w:val="00A94BC7"/>
    <w:rsid w:val="00A94D4C"/>
    <w:rsid w:val="00A956EE"/>
    <w:rsid w:val="00A957D0"/>
    <w:rsid w:val="00A95A10"/>
    <w:rsid w:val="00A95A20"/>
    <w:rsid w:val="00A95A88"/>
    <w:rsid w:val="00A95B7B"/>
    <w:rsid w:val="00A95BC8"/>
    <w:rsid w:val="00A95FCC"/>
    <w:rsid w:val="00A966F4"/>
    <w:rsid w:val="00A96F65"/>
    <w:rsid w:val="00A9790F"/>
    <w:rsid w:val="00A97D0E"/>
    <w:rsid w:val="00AA08A6"/>
    <w:rsid w:val="00AA0FFC"/>
    <w:rsid w:val="00AA1399"/>
    <w:rsid w:val="00AA170C"/>
    <w:rsid w:val="00AA18F1"/>
    <w:rsid w:val="00AA1A2E"/>
    <w:rsid w:val="00AA1E58"/>
    <w:rsid w:val="00AA25A7"/>
    <w:rsid w:val="00AA25AF"/>
    <w:rsid w:val="00AA2702"/>
    <w:rsid w:val="00AA2DAD"/>
    <w:rsid w:val="00AA37CC"/>
    <w:rsid w:val="00AA3826"/>
    <w:rsid w:val="00AA3A49"/>
    <w:rsid w:val="00AA3B0C"/>
    <w:rsid w:val="00AA3E42"/>
    <w:rsid w:val="00AA3F27"/>
    <w:rsid w:val="00AA40AA"/>
    <w:rsid w:val="00AA5EE7"/>
    <w:rsid w:val="00AA66DA"/>
    <w:rsid w:val="00AA6E06"/>
    <w:rsid w:val="00AA75FE"/>
    <w:rsid w:val="00AA7612"/>
    <w:rsid w:val="00AA7704"/>
    <w:rsid w:val="00AA7EED"/>
    <w:rsid w:val="00AA7FD9"/>
    <w:rsid w:val="00AA7FDB"/>
    <w:rsid w:val="00AB036D"/>
    <w:rsid w:val="00AB0562"/>
    <w:rsid w:val="00AB10F5"/>
    <w:rsid w:val="00AB1531"/>
    <w:rsid w:val="00AB1C11"/>
    <w:rsid w:val="00AB2153"/>
    <w:rsid w:val="00AB2DD2"/>
    <w:rsid w:val="00AB355C"/>
    <w:rsid w:val="00AB388B"/>
    <w:rsid w:val="00AB38FB"/>
    <w:rsid w:val="00AB5E50"/>
    <w:rsid w:val="00AB6015"/>
    <w:rsid w:val="00AB67F8"/>
    <w:rsid w:val="00AB7360"/>
    <w:rsid w:val="00AC0224"/>
    <w:rsid w:val="00AC031B"/>
    <w:rsid w:val="00AC0787"/>
    <w:rsid w:val="00AC0FE7"/>
    <w:rsid w:val="00AC1470"/>
    <w:rsid w:val="00AC1F37"/>
    <w:rsid w:val="00AC3C45"/>
    <w:rsid w:val="00AC3CE0"/>
    <w:rsid w:val="00AC3D9D"/>
    <w:rsid w:val="00AC3EC6"/>
    <w:rsid w:val="00AC4DDA"/>
    <w:rsid w:val="00AC533C"/>
    <w:rsid w:val="00AC5C49"/>
    <w:rsid w:val="00AC5FC0"/>
    <w:rsid w:val="00AC6D16"/>
    <w:rsid w:val="00AC781C"/>
    <w:rsid w:val="00AC787B"/>
    <w:rsid w:val="00AC7BF2"/>
    <w:rsid w:val="00AC7DC4"/>
    <w:rsid w:val="00AD0100"/>
    <w:rsid w:val="00AD0198"/>
    <w:rsid w:val="00AD05AE"/>
    <w:rsid w:val="00AD0B01"/>
    <w:rsid w:val="00AD0EAE"/>
    <w:rsid w:val="00AD13E3"/>
    <w:rsid w:val="00AD2843"/>
    <w:rsid w:val="00AD29EA"/>
    <w:rsid w:val="00AD2C8E"/>
    <w:rsid w:val="00AD2E54"/>
    <w:rsid w:val="00AD3B0D"/>
    <w:rsid w:val="00AD3B3D"/>
    <w:rsid w:val="00AD3E8F"/>
    <w:rsid w:val="00AD4061"/>
    <w:rsid w:val="00AD4372"/>
    <w:rsid w:val="00AD4DA4"/>
    <w:rsid w:val="00AD570A"/>
    <w:rsid w:val="00AD57A7"/>
    <w:rsid w:val="00AD57BF"/>
    <w:rsid w:val="00AD60BC"/>
    <w:rsid w:val="00AD62F3"/>
    <w:rsid w:val="00AD723E"/>
    <w:rsid w:val="00AD72F4"/>
    <w:rsid w:val="00AD7903"/>
    <w:rsid w:val="00AD7D4F"/>
    <w:rsid w:val="00AD7FFB"/>
    <w:rsid w:val="00AE0474"/>
    <w:rsid w:val="00AE04E0"/>
    <w:rsid w:val="00AE0639"/>
    <w:rsid w:val="00AE18CE"/>
    <w:rsid w:val="00AE1BA0"/>
    <w:rsid w:val="00AE20AA"/>
    <w:rsid w:val="00AE26F3"/>
    <w:rsid w:val="00AE279D"/>
    <w:rsid w:val="00AE29C5"/>
    <w:rsid w:val="00AE3742"/>
    <w:rsid w:val="00AE4174"/>
    <w:rsid w:val="00AE46F9"/>
    <w:rsid w:val="00AE485C"/>
    <w:rsid w:val="00AE539E"/>
    <w:rsid w:val="00AE5530"/>
    <w:rsid w:val="00AE67A6"/>
    <w:rsid w:val="00AE702D"/>
    <w:rsid w:val="00AE7085"/>
    <w:rsid w:val="00AE7547"/>
    <w:rsid w:val="00AE77C4"/>
    <w:rsid w:val="00AF07AC"/>
    <w:rsid w:val="00AF19A0"/>
    <w:rsid w:val="00AF1D95"/>
    <w:rsid w:val="00AF2005"/>
    <w:rsid w:val="00AF20BF"/>
    <w:rsid w:val="00AF2938"/>
    <w:rsid w:val="00AF2B03"/>
    <w:rsid w:val="00AF382F"/>
    <w:rsid w:val="00AF3C3A"/>
    <w:rsid w:val="00AF3DFE"/>
    <w:rsid w:val="00AF4324"/>
    <w:rsid w:val="00AF4594"/>
    <w:rsid w:val="00AF4ACC"/>
    <w:rsid w:val="00AF4AD4"/>
    <w:rsid w:val="00AF4FCA"/>
    <w:rsid w:val="00AF5623"/>
    <w:rsid w:val="00AF5BE5"/>
    <w:rsid w:val="00AF61F9"/>
    <w:rsid w:val="00AF65C6"/>
    <w:rsid w:val="00AF6B83"/>
    <w:rsid w:val="00AF6FD7"/>
    <w:rsid w:val="00AF7012"/>
    <w:rsid w:val="00AF7159"/>
    <w:rsid w:val="00AF778D"/>
    <w:rsid w:val="00B009B2"/>
    <w:rsid w:val="00B00C89"/>
    <w:rsid w:val="00B00FCE"/>
    <w:rsid w:val="00B01C20"/>
    <w:rsid w:val="00B01C9A"/>
    <w:rsid w:val="00B0213A"/>
    <w:rsid w:val="00B022B9"/>
    <w:rsid w:val="00B0258E"/>
    <w:rsid w:val="00B02844"/>
    <w:rsid w:val="00B03172"/>
    <w:rsid w:val="00B036B4"/>
    <w:rsid w:val="00B03D3D"/>
    <w:rsid w:val="00B0424C"/>
    <w:rsid w:val="00B04334"/>
    <w:rsid w:val="00B047FB"/>
    <w:rsid w:val="00B049B3"/>
    <w:rsid w:val="00B04E02"/>
    <w:rsid w:val="00B04EC0"/>
    <w:rsid w:val="00B04ED9"/>
    <w:rsid w:val="00B061B8"/>
    <w:rsid w:val="00B064D8"/>
    <w:rsid w:val="00B06860"/>
    <w:rsid w:val="00B06A4A"/>
    <w:rsid w:val="00B07DCC"/>
    <w:rsid w:val="00B103F4"/>
    <w:rsid w:val="00B1047C"/>
    <w:rsid w:val="00B1066E"/>
    <w:rsid w:val="00B11029"/>
    <w:rsid w:val="00B114DB"/>
    <w:rsid w:val="00B115BB"/>
    <w:rsid w:val="00B118C0"/>
    <w:rsid w:val="00B11A68"/>
    <w:rsid w:val="00B11E5E"/>
    <w:rsid w:val="00B120A1"/>
    <w:rsid w:val="00B12998"/>
    <w:rsid w:val="00B129DD"/>
    <w:rsid w:val="00B12E6B"/>
    <w:rsid w:val="00B1342F"/>
    <w:rsid w:val="00B13458"/>
    <w:rsid w:val="00B13695"/>
    <w:rsid w:val="00B13E2F"/>
    <w:rsid w:val="00B150CF"/>
    <w:rsid w:val="00B154F2"/>
    <w:rsid w:val="00B1551A"/>
    <w:rsid w:val="00B157B3"/>
    <w:rsid w:val="00B165BF"/>
    <w:rsid w:val="00B171CC"/>
    <w:rsid w:val="00B173E0"/>
    <w:rsid w:val="00B1774B"/>
    <w:rsid w:val="00B20B13"/>
    <w:rsid w:val="00B2105B"/>
    <w:rsid w:val="00B21D0E"/>
    <w:rsid w:val="00B22259"/>
    <w:rsid w:val="00B22991"/>
    <w:rsid w:val="00B22C51"/>
    <w:rsid w:val="00B23391"/>
    <w:rsid w:val="00B243B5"/>
    <w:rsid w:val="00B25879"/>
    <w:rsid w:val="00B264D8"/>
    <w:rsid w:val="00B27663"/>
    <w:rsid w:val="00B276C3"/>
    <w:rsid w:val="00B277D2"/>
    <w:rsid w:val="00B27A38"/>
    <w:rsid w:val="00B27CFB"/>
    <w:rsid w:val="00B3028B"/>
    <w:rsid w:val="00B306CF"/>
    <w:rsid w:val="00B3143A"/>
    <w:rsid w:val="00B31701"/>
    <w:rsid w:val="00B31A79"/>
    <w:rsid w:val="00B31A92"/>
    <w:rsid w:val="00B320A0"/>
    <w:rsid w:val="00B32D8E"/>
    <w:rsid w:val="00B33097"/>
    <w:rsid w:val="00B33392"/>
    <w:rsid w:val="00B33BF1"/>
    <w:rsid w:val="00B34548"/>
    <w:rsid w:val="00B35050"/>
    <w:rsid w:val="00B350BC"/>
    <w:rsid w:val="00B359C3"/>
    <w:rsid w:val="00B36220"/>
    <w:rsid w:val="00B367C7"/>
    <w:rsid w:val="00B36920"/>
    <w:rsid w:val="00B36B27"/>
    <w:rsid w:val="00B3704E"/>
    <w:rsid w:val="00B37B14"/>
    <w:rsid w:val="00B37DD7"/>
    <w:rsid w:val="00B37FCB"/>
    <w:rsid w:val="00B4006D"/>
    <w:rsid w:val="00B40258"/>
    <w:rsid w:val="00B40779"/>
    <w:rsid w:val="00B40A4B"/>
    <w:rsid w:val="00B419B3"/>
    <w:rsid w:val="00B41B3A"/>
    <w:rsid w:val="00B42CE4"/>
    <w:rsid w:val="00B42D1D"/>
    <w:rsid w:val="00B42FB8"/>
    <w:rsid w:val="00B430C6"/>
    <w:rsid w:val="00B4346D"/>
    <w:rsid w:val="00B43A99"/>
    <w:rsid w:val="00B43F6A"/>
    <w:rsid w:val="00B44624"/>
    <w:rsid w:val="00B44C00"/>
    <w:rsid w:val="00B44C81"/>
    <w:rsid w:val="00B450F1"/>
    <w:rsid w:val="00B45661"/>
    <w:rsid w:val="00B458DE"/>
    <w:rsid w:val="00B459B5"/>
    <w:rsid w:val="00B46073"/>
    <w:rsid w:val="00B4655A"/>
    <w:rsid w:val="00B4690F"/>
    <w:rsid w:val="00B46A70"/>
    <w:rsid w:val="00B47060"/>
    <w:rsid w:val="00B47268"/>
    <w:rsid w:val="00B47F07"/>
    <w:rsid w:val="00B50442"/>
    <w:rsid w:val="00B50862"/>
    <w:rsid w:val="00B50FA3"/>
    <w:rsid w:val="00B51C04"/>
    <w:rsid w:val="00B5213D"/>
    <w:rsid w:val="00B521CB"/>
    <w:rsid w:val="00B52A2A"/>
    <w:rsid w:val="00B52E63"/>
    <w:rsid w:val="00B5308B"/>
    <w:rsid w:val="00B53D45"/>
    <w:rsid w:val="00B55685"/>
    <w:rsid w:val="00B5666C"/>
    <w:rsid w:val="00B56845"/>
    <w:rsid w:val="00B56BBB"/>
    <w:rsid w:val="00B56D21"/>
    <w:rsid w:val="00B56F3C"/>
    <w:rsid w:val="00B57008"/>
    <w:rsid w:val="00B573D4"/>
    <w:rsid w:val="00B60962"/>
    <w:rsid w:val="00B6119B"/>
    <w:rsid w:val="00B61221"/>
    <w:rsid w:val="00B61972"/>
    <w:rsid w:val="00B6239A"/>
    <w:rsid w:val="00B62458"/>
    <w:rsid w:val="00B628AC"/>
    <w:rsid w:val="00B63284"/>
    <w:rsid w:val="00B639C1"/>
    <w:rsid w:val="00B64409"/>
    <w:rsid w:val="00B64FC0"/>
    <w:rsid w:val="00B64FF6"/>
    <w:rsid w:val="00B6520E"/>
    <w:rsid w:val="00B65849"/>
    <w:rsid w:val="00B66D2C"/>
    <w:rsid w:val="00B67443"/>
    <w:rsid w:val="00B67CA3"/>
    <w:rsid w:val="00B70481"/>
    <w:rsid w:val="00B70610"/>
    <w:rsid w:val="00B7076F"/>
    <w:rsid w:val="00B70B0A"/>
    <w:rsid w:val="00B70C1F"/>
    <w:rsid w:val="00B71083"/>
    <w:rsid w:val="00B716E6"/>
    <w:rsid w:val="00B72288"/>
    <w:rsid w:val="00B72800"/>
    <w:rsid w:val="00B72DA5"/>
    <w:rsid w:val="00B73397"/>
    <w:rsid w:val="00B73683"/>
    <w:rsid w:val="00B73C4B"/>
    <w:rsid w:val="00B73D37"/>
    <w:rsid w:val="00B740F0"/>
    <w:rsid w:val="00B74FEA"/>
    <w:rsid w:val="00B7519C"/>
    <w:rsid w:val="00B76FDE"/>
    <w:rsid w:val="00B7729A"/>
    <w:rsid w:val="00B7731C"/>
    <w:rsid w:val="00B776EA"/>
    <w:rsid w:val="00B77716"/>
    <w:rsid w:val="00B77865"/>
    <w:rsid w:val="00B77BE4"/>
    <w:rsid w:val="00B77E34"/>
    <w:rsid w:val="00B801EB"/>
    <w:rsid w:val="00B80C9B"/>
    <w:rsid w:val="00B810DB"/>
    <w:rsid w:val="00B81189"/>
    <w:rsid w:val="00B811B5"/>
    <w:rsid w:val="00B81408"/>
    <w:rsid w:val="00B81C3B"/>
    <w:rsid w:val="00B81C73"/>
    <w:rsid w:val="00B821B3"/>
    <w:rsid w:val="00B829CF"/>
    <w:rsid w:val="00B82D40"/>
    <w:rsid w:val="00B83036"/>
    <w:rsid w:val="00B83479"/>
    <w:rsid w:val="00B83D0D"/>
    <w:rsid w:val="00B8406C"/>
    <w:rsid w:val="00B84391"/>
    <w:rsid w:val="00B8493B"/>
    <w:rsid w:val="00B84B28"/>
    <w:rsid w:val="00B84DB2"/>
    <w:rsid w:val="00B84DC2"/>
    <w:rsid w:val="00B8552B"/>
    <w:rsid w:val="00B85860"/>
    <w:rsid w:val="00B85871"/>
    <w:rsid w:val="00B85BAA"/>
    <w:rsid w:val="00B85FE6"/>
    <w:rsid w:val="00B86279"/>
    <w:rsid w:val="00B86B0A"/>
    <w:rsid w:val="00B878E3"/>
    <w:rsid w:val="00B879B3"/>
    <w:rsid w:val="00B87C87"/>
    <w:rsid w:val="00B903A2"/>
    <w:rsid w:val="00B906FE"/>
    <w:rsid w:val="00B909FD"/>
    <w:rsid w:val="00B90B81"/>
    <w:rsid w:val="00B90E22"/>
    <w:rsid w:val="00B90FA4"/>
    <w:rsid w:val="00B913C9"/>
    <w:rsid w:val="00B91987"/>
    <w:rsid w:val="00B93C1B"/>
    <w:rsid w:val="00B9484D"/>
    <w:rsid w:val="00B949C6"/>
    <w:rsid w:val="00B955E5"/>
    <w:rsid w:val="00B96281"/>
    <w:rsid w:val="00B96778"/>
    <w:rsid w:val="00B96D85"/>
    <w:rsid w:val="00B97B03"/>
    <w:rsid w:val="00B97FBD"/>
    <w:rsid w:val="00BA006D"/>
    <w:rsid w:val="00BA024A"/>
    <w:rsid w:val="00BA029B"/>
    <w:rsid w:val="00BA066E"/>
    <w:rsid w:val="00BA0DC8"/>
    <w:rsid w:val="00BA10E4"/>
    <w:rsid w:val="00BA2818"/>
    <w:rsid w:val="00BA4253"/>
    <w:rsid w:val="00BA442F"/>
    <w:rsid w:val="00BA4CAB"/>
    <w:rsid w:val="00BA538A"/>
    <w:rsid w:val="00BA5604"/>
    <w:rsid w:val="00BA5733"/>
    <w:rsid w:val="00BA6789"/>
    <w:rsid w:val="00BA68C7"/>
    <w:rsid w:val="00BA69F2"/>
    <w:rsid w:val="00BA73A0"/>
    <w:rsid w:val="00BB0D73"/>
    <w:rsid w:val="00BB0F85"/>
    <w:rsid w:val="00BB0FFC"/>
    <w:rsid w:val="00BB16CE"/>
    <w:rsid w:val="00BB1903"/>
    <w:rsid w:val="00BB1AD6"/>
    <w:rsid w:val="00BB29B7"/>
    <w:rsid w:val="00BB3092"/>
    <w:rsid w:val="00BB3578"/>
    <w:rsid w:val="00BB3711"/>
    <w:rsid w:val="00BB398F"/>
    <w:rsid w:val="00BB3A57"/>
    <w:rsid w:val="00BB3C72"/>
    <w:rsid w:val="00BB408E"/>
    <w:rsid w:val="00BB4F7B"/>
    <w:rsid w:val="00BB5257"/>
    <w:rsid w:val="00BB52CC"/>
    <w:rsid w:val="00BB580F"/>
    <w:rsid w:val="00BB6005"/>
    <w:rsid w:val="00BB6144"/>
    <w:rsid w:val="00BB6D68"/>
    <w:rsid w:val="00BB70E2"/>
    <w:rsid w:val="00BB7A52"/>
    <w:rsid w:val="00BC066B"/>
    <w:rsid w:val="00BC14B0"/>
    <w:rsid w:val="00BC14BF"/>
    <w:rsid w:val="00BC18B7"/>
    <w:rsid w:val="00BC1B21"/>
    <w:rsid w:val="00BC1CD3"/>
    <w:rsid w:val="00BC23AA"/>
    <w:rsid w:val="00BC244E"/>
    <w:rsid w:val="00BC2757"/>
    <w:rsid w:val="00BC29A8"/>
    <w:rsid w:val="00BC34E6"/>
    <w:rsid w:val="00BC367B"/>
    <w:rsid w:val="00BC3AA8"/>
    <w:rsid w:val="00BC3C35"/>
    <w:rsid w:val="00BC3E09"/>
    <w:rsid w:val="00BC4064"/>
    <w:rsid w:val="00BC4AFF"/>
    <w:rsid w:val="00BC4F39"/>
    <w:rsid w:val="00BC5054"/>
    <w:rsid w:val="00BC508B"/>
    <w:rsid w:val="00BC5339"/>
    <w:rsid w:val="00BC56A0"/>
    <w:rsid w:val="00BC5A29"/>
    <w:rsid w:val="00BC5B05"/>
    <w:rsid w:val="00BC6113"/>
    <w:rsid w:val="00BC71AD"/>
    <w:rsid w:val="00BC72E9"/>
    <w:rsid w:val="00BC73C1"/>
    <w:rsid w:val="00BC75A3"/>
    <w:rsid w:val="00BC79C8"/>
    <w:rsid w:val="00BC7FD6"/>
    <w:rsid w:val="00BD0822"/>
    <w:rsid w:val="00BD0829"/>
    <w:rsid w:val="00BD164B"/>
    <w:rsid w:val="00BD18BD"/>
    <w:rsid w:val="00BD21AE"/>
    <w:rsid w:val="00BD24C0"/>
    <w:rsid w:val="00BD2747"/>
    <w:rsid w:val="00BD3792"/>
    <w:rsid w:val="00BD3F37"/>
    <w:rsid w:val="00BD4580"/>
    <w:rsid w:val="00BD4844"/>
    <w:rsid w:val="00BD4DDB"/>
    <w:rsid w:val="00BD560B"/>
    <w:rsid w:val="00BD571B"/>
    <w:rsid w:val="00BD62B9"/>
    <w:rsid w:val="00BD6528"/>
    <w:rsid w:val="00BD6C21"/>
    <w:rsid w:val="00BD6C64"/>
    <w:rsid w:val="00BD6F6A"/>
    <w:rsid w:val="00BD6FC3"/>
    <w:rsid w:val="00BD79AB"/>
    <w:rsid w:val="00BE01DB"/>
    <w:rsid w:val="00BE08DC"/>
    <w:rsid w:val="00BE0E7F"/>
    <w:rsid w:val="00BE134C"/>
    <w:rsid w:val="00BE1B33"/>
    <w:rsid w:val="00BE1B9C"/>
    <w:rsid w:val="00BE1CF5"/>
    <w:rsid w:val="00BE2712"/>
    <w:rsid w:val="00BE2967"/>
    <w:rsid w:val="00BE2B30"/>
    <w:rsid w:val="00BE3477"/>
    <w:rsid w:val="00BE3555"/>
    <w:rsid w:val="00BE3807"/>
    <w:rsid w:val="00BE4872"/>
    <w:rsid w:val="00BE4D52"/>
    <w:rsid w:val="00BE5626"/>
    <w:rsid w:val="00BE6C33"/>
    <w:rsid w:val="00BE78BD"/>
    <w:rsid w:val="00BF00F1"/>
    <w:rsid w:val="00BF06D2"/>
    <w:rsid w:val="00BF08C4"/>
    <w:rsid w:val="00BF0A81"/>
    <w:rsid w:val="00BF0B38"/>
    <w:rsid w:val="00BF0D22"/>
    <w:rsid w:val="00BF0F73"/>
    <w:rsid w:val="00BF103D"/>
    <w:rsid w:val="00BF188B"/>
    <w:rsid w:val="00BF1E0C"/>
    <w:rsid w:val="00BF29E2"/>
    <w:rsid w:val="00BF31E2"/>
    <w:rsid w:val="00BF332A"/>
    <w:rsid w:val="00BF3338"/>
    <w:rsid w:val="00BF39B1"/>
    <w:rsid w:val="00BF4290"/>
    <w:rsid w:val="00BF47FC"/>
    <w:rsid w:val="00BF4E9E"/>
    <w:rsid w:val="00BF586C"/>
    <w:rsid w:val="00BF5A33"/>
    <w:rsid w:val="00BF6B3F"/>
    <w:rsid w:val="00BF6D43"/>
    <w:rsid w:val="00BF7AA6"/>
    <w:rsid w:val="00BF7C15"/>
    <w:rsid w:val="00BF7F3E"/>
    <w:rsid w:val="00C003AF"/>
    <w:rsid w:val="00C00476"/>
    <w:rsid w:val="00C03122"/>
    <w:rsid w:val="00C03295"/>
    <w:rsid w:val="00C03DAA"/>
    <w:rsid w:val="00C03F78"/>
    <w:rsid w:val="00C04273"/>
    <w:rsid w:val="00C0428D"/>
    <w:rsid w:val="00C04B4D"/>
    <w:rsid w:val="00C04DA3"/>
    <w:rsid w:val="00C051D1"/>
    <w:rsid w:val="00C051E3"/>
    <w:rsid w:val="00C05694"/>
    <w:rsid w:val="00C05CC6"/>
    <w:rsid w:val="00C05DF9"/>
    <w:rsid w:val="00C05F46"/>
    <w:rsid w:val="00C063BE"/>
    <w:rsid w:val="00C064EC"/>
    <w:rsid w:val="00C07104"/>
    <w:rsid w:val="00C07176"/>
    <w:rsid w:val="00C07636"/>
    <w:rsid w:val="00C07773"/>
    <w:rsid w:val="00C079AD"/>
    <w:rsid w:val="00C1025D"/>
    <w:rsid w:val="00C103FB"/>
    <w:rsid w:val="00C11436"/>
    <w:rsid w:val="00C11696"/>
    <w:rsid w:val="00C11719"/>
    <w:rsid w:val="00C1198B"/>
    <w:rsid w:val="00C12292"/>
    <w:rsid w:val="00C12979"/>
    <w:rsid w:val="00C134D3"/>
    <w:rsid w:val="00C1381C"/>
    <w:rsid w:val="00C13BA3"/>
    <w:rsid w:val="00C13D48"/>
    <w:rsid w:val="00C13EB9"/>
    <w:rsid w:val="00C152FF"/>
    <w:rsid w:val="00C158B0"/>
    <w:rsid w:val="00C16F73"/>
    <w:rsid w:val="00C170F4"/>
    <w:rsid w:val="00C1724C"/>
    <w:rsid w:val="00C174DC"/>
    <w:rsid w:val="00C1799D"/>
    <w:rsid w:val="00C17F90"/>
    <w:rsid w:val="00C2001F"/>
    <w:rsid w:val="00C2019F"/>
    <w:rsid w:val="00C21242"/>
    <w:rsid w:val="00C21A86"/>
    <w:rsid w:val="00C22306"/>
    <w:rsid w:val="00C22611"/>
    <w:rsid w:val="00C22705"/>
    <w:rsid w:val="00C22A59"/>
    <w:rsid w:val="00C23029"/>
    <w:rsid w:val="00C2339E"/>
    <w:rsid w:val="00C236E6"/>
    <w:rsid w:val="00C23C95"/>
    <w:rsid w:val="00C247FE"/>
    <w:rsid w:val="00C2562F"/>
    <w:rsid w:val="00C25E3C"/>
    <w:rsid w:val="00C264FD"/>
    <w:rsid w:val="00C267F1"/>
    <w:rsid w:val="00C26CB9"/>
    <w:rsid w:val="00C27256"/>
    <w:rsid w:val="00C27309"/>
    <w:rsid w:val="00C27DC9"/>
    <w:rsid w:val="00C27E08"/>
    <w:rsid w:val="00C30046"/>
    <w:rsid w:val="00C308B5"/>
    <w:rsid w:val="00C30B53"/>
    <w:rsid w:val="00C311AE"/>
    <w:rsid w:val="00C32B3C"/>
    <w:rsid w:val="00C32CA6"/>
    <w:rsid w:val="00C342DB"/>
    <w:rsid w:val="00C34385"/>
    <w:rsid w:val="00C348BF"/>
    <w:rsid w:val="00C348EA"/>
    <w:rsid w:val="00C3493C"/>
    <w:rsid w:val="00C350CD"/>
    <w:rsid w:val="00C351A4"/>
    <w:rsid w:val="00C35385"/>
    <w:rsid w:val="00C35B7D"/>
    <w:rsid w:val="00C36133"/>
    <w:rsid w:val="00C36267"/>
    <w:rsid w:val="00C364B7"/>
    <w:rsid w:val="00C367E1"/>
    <w:rsid w:val="00C36F51"/>
    <w:rsid w:val="00C373E6"/>
    <w:rsid w:val="00C37CC3"/>
    <w:rsid w:val="00C40154"/>
    <w:rsid w:val="00C413AF"/>
    <w:rsid w:val="00C422B7"/>
    <w:rsid w:val="00C42411"/>
    <w:rsid w:val="00C42763"/>
    <w:rsid w:val="00C42861"/>
    <w:rsid w:val="00C42BB9"/>
    <w:rsid w:val="00C43D2C"/>
    <w:rsid w:val="00C443B8"/>
    <w:rsid w:val="00C4498A"/>
    <w:rsid w:val="00C44A50"/>
    <w:rsid w:val="00C44B9A"/>
    <w:rsid w:val="00C44E22"/>
    <w:rsid w:val="00C455B0"/>
    <w:rsid w:val="00C45B62"/>
    <w:rsid w:val="00C46419"/>
    <w:rsid w:val="00C46C1F"/>
    <w:rsid w:val="00C47158"/>
    <w:rsid w:val="00C4790C"/>
    <w:rsid w:val="00C47B04"/>
    <w:rsid w:val="00C47B82"/>
    <w:rsid w:val="00C47CE5"/>
    <w:rsid w:val="00C47E8E"/>
    <w:rsid w:val="00C50AAD"/>
    <w:rsid w:val="00C50B56"/>
    <w:rsid w:val="00C50B71"/>
    <w:rsid w:val="00C517ED"/>
    <w:rsid w:val="00C51CDB"/>
    <w:rsid w:val="00C521C6"/>
    <w:rsid w:val="00C52907"/>
    <w:rsid w:val="00C52984"/>
    <w:rsid w:val="00C534E3"/>
    <w:rsid w:val="00C53A9C"/>
    <w:rsid w:val="00C53FE7"/>
    <w:rsid w:val="00C5402A"/>
    <w:rsid w:val="00C54499"/>
    <w:rsid w:val="00C55396"/>
    <w:rsid w:val="00C558FD"/>
    <w:rsid w:val="00C55AA9"/>
    <w:rsid w:val="00C560BF"/>
    <w:rsid w:val="00C56254"/>
    <w:rsid w:val="00C56358"/>
    <w:rsid w:val="00C563BC"/>
    <w:rsid w:val="00C56BDF"/>
    <w:rsid w:val="00C5737B"/>
    <w:rsid w:val="00C57681"/>
    <w:rsid w:val="00C57A3E"/>
    <w:rsid w:val="00C57AB7"/>
    <w:rsid w:val="00C57D09"/>
    <w:rsid w:val="00C605A7"/>
    <w:rsid w:val="00C605C9"/>
    <w:rsid w:val="00C60FAF"/>
    <w:rsid w:val="00C6424F"/>
    <w:rsid w:val="00C6494B"/>
    <w:rsid w:val="00C64E8D"/>
    <w:rsid w:val="00C64FFC"/>
    <w:rsid w:val="00C65326"/>
    <w:rsid w:val="00C65407"/>
    <w:rsid w:val="00C658E8"/>
    <w:rsid w:val="00C65B7A"/>
    <w:rsid w:val="00C66042"/>
    <w:rsid w:val="00C662F3"/>
    <w:rsid w:val="00C66597"/>
    <w:rsid w:val="00C665F8"/>
    <w:rsid w:val="00C70478"/>
    <w:rsid w:val="00C706A1"/>
    <w:rsid w:val="00C70F08"/>
    <w:rsid w:val="00C71936"/>
    <w:rsid w:val="00C71C89"/>
    <w:rsid w:val="00C729BD"/>
    <w:rsid w:val="00C72A6C"/>
    <w:rsid w:val="00C7382E"/>
    <w:rsid w:val="00C74A92"/>
    <w:rsid w:val="00C75B66"/>
    <w:rsid w:val="00C75B7B"/>
    <w:rsid w:val="00C75F91"/>
    <w:rsid w:val="00C775A5"/>
    <w:rsid w:val="00C7762C"/>
    <w:rsid w:val="00C80380"/>
    <w:rsid w:val="00C80A20"/>
    <w:rsid w:val="00C80B79"/>
    <w:rsid w:val="00C80DD6"/>
    <w:rsid w:val="00C80E36"/>
    <w:rsid w:val="00C812CB"/>
    <w:rsid w:val="00C819B7"/>
    <w:rsid w:val="00C81CAE"/>
    <w:rsid w:val="00C81F6B"/>
    <w:rsid w:val="00C82278"/>
    <w:rsid w:val="00C8248C"/>
    <w:rsid w:val="00C82BE2"/>
    <w:rsid w:val="00C83173"/>
    <w:rsid w:val="00C83CFC"/>
    <w:rsid w:val="00C84981"/>
    <w:rsid w:val="00C84D97"/>
    <w:rsid w:val="00C85547"/>
    <w:rsid w:val="00C86196"/>
    <w:rsid w:val="00C86385"/>
    <w:rsid w:val="00C86FD0"/>
    <w:rsid w:val="00C8703C"/>
    <w:rsid w:val="00C873E6"/>
    <w:rsid w:val="00C87B1B"/>
    <w:rsid w:val="00C87C24"/>
    <w:rsid w:val="00C87DEF"/>
    <w:rsid w:val="00C90148"/>
    <w:rsid w:val="00C90B30"/>
    <w:rsid w:val="00C91064"/>
    <w:rsid w:val="00C91309"/>
    <w:rsid w:val="00C9151E"/>
    <w:rsid w:val="00C91561"/>
    <w:rsid w:val="00C91853"/>
    <w:rsid w:val="00C9249B"/>
    <w:rsid w:val="00C9254B"/>
    <w:rsid w:val="00C92FD5"/>
    <w:rsid w:val="00C93447"/>
    <w:rsid w:val="00C93513"/>
    <w:rsid w:val="00C93BF2"/>
    <w:rsid w:val="00C93C2B"/>
    <w:rsid w:val="00C947F6"/>
    <w:rsid w:val="00C951C1"/>
    <w:rsid w:val="00C967DB"/>
    <w:rsid w:val="00C97626"/>
    <w:rsid w:val="00C97D69"/>
    <w:rsid w:val="00C97E3A"/>
    <w:rsid w:val="00C97F06"/>
    <w:rsid w:val="00CA087B"/>
    <w:rsid w:val="00CA12C3"/>
    <w:rsid w:val="00CA1D68"/>
    <w:rsid w:val="00CA206E"/>
    <w:rsid w:val="00CA26D7"/>
    <w:rsid w:val="00CA26F4"/>
    <w:rsid w:val="00CA2BB8"/>
    <w:rsid w:val="00CA3EDD"/>
    <w:rsid w:val="00CA4CAB"/>
    <w:rsid w:val="00CA4DE5"/>
    <w:rsid w:val="00CA6835"/>
    <w:rsid w:val="00CA6A3E"/>
    <w:rsid w:val="00CA6E29"/>
    <w:rsid w:val="00CA7A55"/>
    <w:rsid w:val="00CA7FC2"/>
    <w:rsid w:val="00CB0762"/>
    <w:rsid w:val="00CB1324"/>
    <w:rsid w:val="00CB1445"/>
    <w:rsid w:val="00CB1819"/>
    <w:rsid w:val="00CB18EA"/>
    <w:rsid w:val="00CB235E"/>
    <w:rsid w:val="00CB39F8"/>
    <w:rsid w:val="00CB3EF5"/>
    <w:rsid w:val="00CB41F1"/>
    <w:rsid w:val="00CB5885"/>
    <w:rsid w:val="00CB5D55"/>
    <w:rsid w:val="00CB5FFD"/>
    <w:rsid w:val="00CB66A4"/>
    <w:rsid w:val="00CB7322"/>
    <w:rsid w:val="00CB761F"/>
    <w:rsid w:val="00CB77BF"/>
    <w:rsid w:val="00CB7982"/>
    <w:rsid w:val="00CB7D7F"/>
    <w:rsid w:val="00CC011C"/>
    <w:rsid w:val="00CC106E"/>
    <w:rsid w:val="00CC29E4"/>
    <w:rsid w:val="00CC3617"/>
    <w:rsid w:val="00CC3A5B"/>
    <w:rsid w:val="00CC48C3"/>
    <w:rsid w:val="00CC4C1F"/>
    <w:rsid w:val="00CC4F89"/>
    <w:rsid w:val="00CC5013"/>
    <w:rsid w:val="00CC633A"/>
    <w:rsid w:val="00CC6604"/>
    <w:rsid w:val="00CC7219"/>
    <w:rsid w:val="00CC7284"/>
    <w:rsid w:val="00CC7B58"/>
    <w:rsid w:val="00CD0538"/>
    <w:rsid w:val="00CD0FC8"/>
    <w:rsid w:val="00CD107A"/>
    <w:rsid w:val="00CD1973"/>
    <w:rsid w:val="00CD1990"/>
    <w:rsid w:val="00CD1A5D"/>
    <w:rsid w:val="00CD1F80"/>
    <w:rsid w:val="00CD234F"/>
    <w:rsid w:val="00CD2526"/>
    <w:rsid w:val="00CD2908"/>
    <w:rsid w:val="00CD2E30"/>
    <w:rsid w:val="00CD3187"/>
    <w:rsid w:val="00CD38C8"/>
    <w:rsid w:val="00CD3D81"/>
    <w:rsid w:val="00CD3DD3"/>
    <w:rsid w:val="00CD3F92"/>
    <w:rsid w:val="00CD4040"/>
    <w:rsid w:val="00CD418B"/>
    <w:rsid w:val="00CD4244"/>
    <w:rsid w:val="00CD43DA"/>
    <w:rsid w:val="00CD48C2"/>
    <w:rsid w:val="00CD5434"/>
    <w:rsid w:val="00CD5920"/>
    <w:rsid w:val="00CD5B7B"/>
    <w:rsid w:val="00CD61D1"/>
    <w:rsid w:val="00CD6E16"/>
    <w:rsid w:val="00CD7D5A"/>
    <w:rsid w:val="00CE072A"/>
    <w:rsid w:val="00CE0B63"/>
    <w:rsid w:val="00CE114B"/>
    <w:rsid w:val="00CE168A"/>
    <w:rsid w:val="00CE2125"/>
    <w:rsid w:val="00CE2A71"/>
    <w:rsid w:val="00CE2F99"/>
    <w:rsid w:val="00CE32A3"/>
    <w:rsid w:val="00CE3AD6"/>
    <w:rsid w:val="00CE3B37"/>
    <w:rsid w:val="00CE3FC6"/>
    <w:rsid w:val="00CE4332"/>
    <w:rsid w:val="00CE4E84"/>
    <w:rsid w:val="00CE54B2"/>
    <w:rsid w:val="00CE5614"/>
    <w:rsid w:val="00CE5B80"/>
    <w:rsid w:val="00CE5F3C"/>
    <w:rsid w:val="00CE6DFA"/>
    <w:rsid w:val="00CE7EDD"/>
    <w:rsid w:val="00CF0849"/>
    <w:rsid w:val="00CF15B9"/>
    <w:rsid w:val="00CF16F5"/>
    <w:rsid w:val="00CF1AD4"/>
    <w:rsid w:val="00CF226F"/>
    <w:rsid w:val="00CF2A71"/>
    <w:rsid w:val="00CF2F1A"/>
    <w:rsid w:val="00CF35FE"/>
    <w:rsid w:val="00CF3D8D"/>
    <w:rsid w:val="00CF41E3"/>
    <w:rsid w:val="00CF42AC"/>
    <w:rsid w:val="00CF431A"/>
    <w:rsid w:val="00CF4431"/>
    <w:rsid w:val="00CF4821"/>
    <w:rsid w:val="00CF4D55"/>
    <w:rsid w:val="00CF4E86"/>
    <w:rsid w:val="00CF4F8F"/>
    <w:rsid w:val="00CF4FBF"/>
    <w:rsid w:val="00CF5468"/>
    <w:rsid w:val="00CF5A9F"/>
    <w:rsid w:val="00CF5EC0"/>
    <w:rsid w:val="00CF64B3"/>
    <w:rsid w:val="00CF6632"/>
    <w:rsid w:val="00CF66F6"/>
    <w:rsid w:val="00CF682E"/>
    <w:rsid w:val="00CF6D1B"/>
    <w:rsid w:val="00CF72DA"/>
    <w:rsid w:val="00CF7B1E"/>
    <w:rsid w:val="00CF7BCF"/>
    <w:rsid w:val="00CF7CCA"/>
    <w:rsid w:val="00D00C3B"/>
    <w:rsid w:val="00D00C8C"/>
    <w:rsid w:val="00D00CD2"/>
    <w:rsid w:val="00D01A90"/>
    <w:rsid w:val="00D01DF8"/>
    <w:rsid w:val="00D02544"/>
    <w:rsid w:val="00D02809"/>
    <w:rsid w:val="00D028F2"/>
    <w:rsid w:val="00D02A78"/>
    <w:rsid w:val="00D02BB1"/>
    <w:rsid w:val="00D034AA"/>
    <w:rsid w:val="00D03C09"/>
    <w:rsid w:val="00D044F4"/>
    <w:rsid w:val="00D047A6"/>
    <w:rsid w:val="00D04AF1"/>
    <w:rsid w:val="00D04C5F"/>
    <w:rsid w:val="00D05326"/>
    <w:rsid w:val="00D05A9D"/>
    <w:rsid w:val="00D05F05"/>
    <w:rsid w:val="00D06434"/>
    <w:rsid w:val="00D064C0"/>
    <w:rsid w:val="00D069C4"/>
    <w:rsid w:val="00D07711"/>
    <w:rsid w:val="00D107B9"/>
    <w:rsid w:val="00D10D84"/>
    <w:rsid w:val="00D10F4E"/>
    <w:rsid w:val="00D1155A"/>
    <w:rsid w:val="00D12304"/>
    <w:rsid w:val="00D1264B"/>
    <w:rsid w:val="00D127C9"/>
    <w:rsid w:val="00D13DDE"/>
    <w:rsid w:val="00D144EA"/>
    <w:rsid w:val="00D149D7"/>
    <w:rsid w:val="00D14C88"/>
    <w:rsid w:val="00D151B2"/>
    <w:rsid w:val="00D15440"/>
    <w:rsid w:val="00D155B0"/>
    <w:rsid w:val="00D158B4"/>
    <w:rsid w:val="00D15924"/>
    <w:rsid w:val="00D15BB8"/>
    <w:rsid w:val="00D16B42"/>
    <w:rsid w:val="00D16DE2"/>
    <w:rsid w:val="00D17E2F"/>
    <w:rsid w:val="00D20CED"/>
    <w:rsid w:val="00D20F76"/>
    <w:rsid w:val="00D21000"/>
    <w:rsid w:val="00D21507"/>
    <w:rsid w:val="00D2189A"/>
    <w:rsid w:val="00D21917"/>
    <w:rsid w:val="00D21E6F"/>
    <w:rsid w:val="00D221E3"/>
    <w:rsid w:val="00D221E5"/>
    <w:rsid w:val="00D22520"/>
    <w:rsid w:val="00D225DD"/>
    <w:rsid w:val="00D227FF"/>
    <w:rsid w:val="00D2339D"/>
    <w:rsid w:val="00D23689"/>
    <w:rsid w:val="00D2414B"/>
    <w:rsid w:val="00D2425E"/>
    <w:rsid w:val="00D245B9"/>
    <w:rsid w:val="00D248BA"/>
    <w:rsid w:val="00D25DB4"/>
    <w:rsid w:val="00D268CB"/>
    <w:rsid w:val="00D2763A"/>
    <w:rsid w:val="00D27664"/>
    <w:rsid w:val="00D30DD2"/>
    <w:rsid w:val="00D31972"/>
    <w:rsid w:val="00D31D4D"/>
    <w:rsid w:val="00D323DD"/>
    <w:rsid w:val="00D3361A"/>
    <w:rsid w:val="00D33898"/>
    <w:rsid w:val="00D33E44"/>
    <w:rsid w:val="00D345FA"/>
    <w:rsid w:val="00D3530A"/>
    <w:rsid w:val="00D35B10"/>
    <w:rsid w:val="00D369E8"/>
    <w:rsid w:val="00D36FD4"/>
    <w:rsid w:val="00D37316"/>
    <w:rsid w:val="00D378C1"/>
    <w:rsid w:val="00D4007D"/>
    <w:rsid w:val="00D40868"/>
    <w:rsid w:val="00D40CAF"/>
    <w:rsid w:val="00D40D78"/>
    <w:rsid w:val="00D41376"/>
    <w:rsid w:val="00D416BB"/>
    <w:rsid w:val="00D42618"/>
    <w:rsid w:val="00D42692"/>
    <w:rsid w:val="00D42BAB"/>
    <w:rsid w:val="00D431BF"/>
    <w:rsid w:val="00D43346"/>
    <w:rsid w:val="00D43E7B"/>
    <w:rsid w:val="00D4406E"/>
    <w:rsid w:val="00D44BA9"/>
    <w:rsid w:val="00D44F3F"/>
    <w:rsid w:val="00D45431"/>
    <w:rsid w:val="00D46202"/>
    <w:rsid w:val="00D464F7"/>
    <w:rsid w:val="00D46679"/>
    <w:rsid w:val="00D46CBA"/>
    <w:rsid w:val="00D46E3E"/>
    <w:rsid w:val="00D4703B"/>
    <w:rsid w:val="00D472B5"/>
    <w:rsid w:val="00D47F32"/>
    <w:rsid w:val="00D5009D"/>
    <w:rsid w:val="00D50D07"/>
    <w:rsid w:val="00D50F82"/>
    <w:rsid w:val="00D514E7"/>
    <w:rsid w:val="00D51C86"/>
    <w:rsid w:val="00D5201B"/>
    <w:rsid w:val="00D52176"/>
    <w:rsid w:val="00D523EE"/>
    <w:rsid w:val="00D52652"/>
    <w:rsid w:val="00D52C66"/>
    <w:rsid w:val="00D549A5"/>
    <w:rsid w:val="00D54AC5"/>
    <w:rsid w:val="00D551BA"/>
    <w:rsid w:val="00D5543B"/>
    <w:rsid w:val="00D554ED"/>
    <w:rsid w:val="00D55581"/>
    <w:rsid w:val="00D55B62"/>
    <w:rsid w:val="00D564D9"/>
    <w:rsid w:val="00D565C8"/>
    <w:rsid w:val="00D579E9"/>
    <w:rsid w:val="00D57DF5"/>
    <w:rsid w:val="00D57EB4"/>
    <w:rsid w:val="00D6032C"/>
    <w:rsid w:val="00D60552"/>
    <w:rsid w:val="00D60B13"/>
    <w:rsid w:val="00D60D2A"/>
    <w:rsid w:val="00D612EE"/>
    <w:rsid w:val="00D61305"/>
    <w:rsid w:val="00D61C63"/>
    <w:rsid w:val="00D6233B"/>
    <w:rsid w:val="00D62A4B"/>
    <w:rsid w:val="00D63CE9"/>
    <w:rsid w:val="00D63E1C"/>
    <w:rsid w:val="00D6408E"/>
    <w:rsid w:val="00D641D0"/>
    <w:rsid w:val="00D64743"/>
    <w:rsid w:val="00D64D04"/>
    <w:rsid w:val="00D65412"/>
    <w:rsid w:val="00D66571"/>
    <w:rsid w:val="00D67219"/>
    <w:rsid w:val="00D70D9F"/>
    <w:rsid w:val="00D70FEA"/>
    <w:rsid w:val="00D716E8"/>
    <w:rsid w:val="00D71E18"/>
    <w:rsid w:val="00D721F0"/>
    <w:rsid w:val="00D73BB2"/>
    <w:rsid w:val="00D744F9"/>
    <w:rsid w:val="00D74600"/>
    <w:rsid w:val="00D746CB"/>
    <w:rsid w:val="00D76173"/>
    <w:rsid w:val="00D7730D"/>
    <w:rsid w:val="00D80217"/>
    <w:rsid w:val="00D802BB"/>
    <w:rsid w:val="00D8059D"/>
    <w:rsid w:val="00D8070A"/>
    <w:rsid w:val="00D808FA"/>
    <w:rsid w:val="00D80C06"/>
    <w:rsid w:val="00D81492"/>
    <w:rsid w:val="00D818BA"/>
    <w:rsid w:val="00D81BAF"/>
    <w:rsid w:val="00D82179"/>
    <w:rsid w:val="00D82349"/>
    <w:rsid w:val="00D8269F"/>
    <w:rsid w:val="00D82BCF"/>
    <w:rsid w:val="00D82F15"/>
    <w:rsid w:val="00D8389F"/>
    <w:rsid w:val="00D838EA"/>
    <w:rsid w:val="00D84866"/>
    <w:rsid w:val="00D84C2E"/>
    <w:rsid w:val="00D84D09"/>
    <w:rsid w:val="00D84EE5"/>
    <w:rsid w:val="00D85058"/>
    <w:rsid w:val="00D85581"/>
    <w:rsid w:val="00D858F9"/>
    <w:rsid w:val="00D86BC7"/>
    <w:rsid w:val="00D86EB1"/>
    <w:rsid w:val="00D87151"/>
    <w:rsid w:val="00D876BA"/>
    <w:rsid w:val="00D87A02"/>
    <w:rsid w:val="00D87B17"/>
    <w:rsid w:val="00D90894"/>
    <w:rsid w:val="00D91268"/>
    <w:rsid w:val="00D91508"/>
    <w:rsid w:val="00D91633"/>
    <w:rsid w:val="00D91696"/>
    <w:rsid w:val="00D91F3A"/>
    <w:rsid w:val="00D91F72"/>
    <w:rsid w:val="00D9207D"/>
    <w:rsid w:val="00D9241F"/>
    <w:rsid w:val="00D92B3A"/>
    <w:rsid w:val="00D92D68"/>
    <w:rsid w:val="00D9332C"/>
    <w:rsid w:val="00D93388"/>
    <w:rsid w:val="00D9374E"/>
    <w:rsid w:val="00D9516A"/>
    <w:rsid w:val="00D95713"/>
    <w:rsid w:val="00D96831"/>
    <w:rsid w:val="00D97504"/>
    <w:rsid w:val="00D97C8B"/>
    <w:rsid w:val="00DA06B3"/>
    <w:rsid w:val="00DA0791"/>
    <w:rsid w:val="00DA0B9F"/>
    <w:rsid w:val="00DA0E20"/>
    <w:rsid w:val="00DA1A95"/>
    <w:rsid w:val="00DA2746"/>
    <w:rsid w:val="00DA2C54"/>
    <w:rsid w:val="00DA3201"/>
    <w:rsid w:val="00DA3BEE"/>
    <w:rsid w:val="00DA3F40"/>
    <w:rsid w:val="00DA496A"/>
    <w:rsid w:val="00DA4F25"/>
    <w:rsid w:val="00DA4FC4"/>
    <w:rsid w:val="00DA5C3E"/>
    <w:rsid w:val="00DA6369"/>
    <w:rsid w:val="00DA6872"/>
    <w:rsid w:val="00DA6B49"/>
    <w:rsid w:val="00DA7781"/>
    <w:rsid w:val="00DA78A8"/>
    <w:rsid w:val="00DA7959"/>
    <w:rsid w:val="00DB0461"/>
    <w:rsid w:val="00DB0A7E"/>
    <w:rsid w:val="00DB2510"/>
    <w:rsid w:val="00DB28A9"/>
    <w:rsid w:val="00DB28D6"/>
    <w:rsid w:val="00DB3D92"/>
    <w:rsid w:val="00DB4778"/>
    <w:rsid w:val="00DB5649"/>
    <w:rsid w:val="00DB5731"/>
    <w:rsid w:val="00DB59B7"/>
    <w:rsid w:val="00DB59CF"/>
    <w:rsid w:val="00DB5C61"/>
    <w:rsid w:val="00DB62B9"/>
    <w:rsid w:val="00DB6617"/>
    <w:rsid w:val="00DB6D1B"/>
    <w:rsid w:val="00DB6FAD"/>
    <w:rsid w:val="00DC16B3"/>
    <w:rsid w:val="00DC1B9F"/>
    <w:rsid w:val="00DC2071"/>
    <w:rsid w:val="00DC25B9"/>
    <w:rsid w:val="00DC330B"/>
    <w:rsid w:val="00DC4476"/>
    <w:rsid w:val="00DC4A85"/>
    <w:rsid w:val="00DC5B38"/>
    <w:rsid w:val="00DC5F31"/>
    <w:rsid w:val="00DC6024"/>
    <w:rsid w:val="00DC79BC"/>
    <w:rsid w:val="00DD00AE"/>
    <w:rsid w:val="00DD0255"/>
    <w:rsid w:val="00DD071F"/>
    <w:rsid w:val="00DD07F1"/>
    <w:rsid w:val="00DD098C"/>
    <w:rsid w:val="00DD0B88"/>
    <w:rsid w:val="00DD13F2"/>
    <w:rsid w:val="00DD158E"/>
    <w:rsid w:val="00DD1657"/>
    <w:rsid w:val="00DD19F7"/>
    <w:rsid w:val="00DD1C34"/>
    <w:rsid w:val="00DD21CF"/>
    <w:rsid w:val="00DD28FD"/>
    <w:rsid w:val="00DD39DD"/>
    <w:rsid w:val="00DD4280"/>
    <w:rsid w:val="00DD4798"/>
    <w:rsid w:val="00DD4C8C"/>
    <w:rsid w:val="00DD54AB"/>
    <w:rsid w:val="00DD55E1"/>
    <w:rsid w:val="00DD6111"/>
    <w:rsid w:val="00DD637D"/>
    <w:rsid w:val="00DD6890"/>
    <w:rsid w:val="00DD68B8"/>
    <w:rsid w:val="00DD694A"/>
    <w:rsid w:val="00DD6EDB"/>
    <w:rsid w:val="00DE01C1"/>
    <w:rsid w:val="00DE0265"/>
    <w:rsid w:val="00DE068F"/>
    <w:rsid w:val="00DE1193"/>
    <w:rsid w:val="00DE13E5"/>
    <w:rsid w:val="00DE1B25"/>
    <w:rsid w:val="00DE1D16"/>
    <w:rsid w:val="00DE24E1"/>
    <w:rsid w:val="00DE27BA"/>
    <w:rsid w:val="00DE319B"/>
    <w:rsid w:val="00DE3F02"/>
    <w:rsid w:val="00DE3FD7"/>
    <w:rsid w:val="00DE4B36"/>
    <w:rsid w:val="00DE5128"/>
    <w:rsid w:val="00DE54C6"/>
    <w:rsid w:val="00DE5863"/>
    <w:rsid w:val="00DE6CFD"/>
    <w:rsid w:val="00DF02E1"/>
    <w:rsid w:val="00DF02E5"/>
    <w:rsid w:val="00DF101C"/>
    <w:rsid w:val="00DF1363"/>
    <w:rsid w:val="00DF21F8"/>
    <w:rsid w:val="00DF2311"/>
    <w:rsid w:val="00DF250B"/>
    <w:rsid w:val="00DF2B81"/>
    <w:rsid w:val="00DF330F"/>
    <w:rsid w:val="00DF4DAE"/>
    <w:rsid w:val="00DF4FD4"/>
    <w:rsid w:val="00DF5476"/>
    <w:rsid w:val="00DF5BA1"/>
    <w:rsid w:val="00DF6330"/>
    <w:rsid w:val="00DF642C"/>
    <w:rsid w:val="00DF65EB"/>
    <w:rsid w:val="00DF6673"/>
    <w:rsid w:val="00DF66FB"/>
    <w:rsid w:val="00DF722E"/>
    <w:rsid w:val="00DF73A4"/>
    <w:rsid w:val="00E0019C"/>
    <w:rsid w:val="00E001F9"/>
    <w:rsid w:val="00E00784"/>
    <w:rsid w:val="00E014AF"/>
    <w:rsid w:val="00E01D60"/>
    <w:rsid w:val="00E0253B"/>
    <w:rsid w:val="00E0273F"/>
    <w:rsid w:val="00E02DEC"/>
    <w:rsid w:val="00E032A7"/>
    <w:rsid w:val="00E03BC3"/>
    <w:rsid w:val="00E045B3"/>
    <w:rsid w:val="00E04A56"/>
    <w:rsid w:val="00E04B20"/>
    <w:rsid w:val="00E05C35"/>
    <w:rsid w:val="00E06600"/>
    <w:rsid w:val="00E06816"/>
    <w:rsid w:val="00E06CBA"/>
    <w:rsid w:val="00E07A2A"/>
    <w:rsid w:val="00E106AB"/>
    <w:rsid w:val="00E1085E"/>
    <w:rsid w:val="00E10B32"/>
    <w:rsid w:val="00E10DB2"/>
    <w:rsid w:val="00E11F8D"/>
    <w:rsid w:val="00E12F24"/>
    <w:rsid w:val="00E135FD"/>
    <w:rsid w:val="00E1360D"/>
    <w:rsid w:val="00E1389A"/>
    <w:rsid w:val="00E13B7B"/>
    <w:rsid w:val="00E13F5B"/>
    <w:rsid w:val="00E14132"/>
    <w:rsid w:val="00E14DBA"/>
    <w:rsid w:val="00E15230"/>
    <w:rsid w:val="00E152C0"/>
    <w:rsid w:val="00E1631C"/>
    <w:rsid w:val="00E1723B"/>
    <w:rsid w:val="00E17346"/>
    <w:rsid w:val="00E17728"/>
    <w:rsid w:val="00E17CC2"/>
    <w:rsid w:val="00E20777"/>
    <w:rsid w:val="00E2085F"/>
    <w:rsid w:val="00E20C5A"/>
    <w:rsid w:val="00E21528"/>
    <w:rsid w:val="00E21A2A"/>
    <w:rsid w:val="00E21BF3"/>
    <w:rsid w:val="00E2227C"/>
    <w:rsid w:val="00E22C73"/>
    <w:rsid w:val="00E231F9"/>
    <w:rsid w:val="00E2333E"/>
    <w:rsid w:val="00E2459C"/>
    <w:rsid w:val="00E249A0"/>
    <w:rsid w:val="00E24AC8"/>
    <w:rsid w:val="00E259F5"/>
    <w:rsid w:val="00E25A67"/>
    <w:rsid w:val="00E26153"/>
    <w:rsid w:val="00E26EEE"/>
    <w:rsid w:val="00E26F4F"/>
    <w:rsid w:val="00E271A7"/>
    <w:rsid w:val="00E2797C"/>
    <w:rsid w:val="00E307B7"/>
    <w:rsid w:val="00E32A21"/>
    <w:rsid w:val="00E32BE2"/>
    <w:rsid w:val="00E33854"/>
    <w:rsid w:val="00E34FE9"/>
    <w:rsid w:val="00E35450"/>
    <w:rsid w:val="00E357E8"/>
    <w:rsid w:val="00E363B0"/>
    <w:rsid w:val="00E366AF"/>
    <w:rsid w:val="00E366DB"/>
    <w:rsid w:val="00E401DD"/>
    <w:rsid w:val="00E40500"/>
    <w:rsid w:val="00E40959"/>
    <w:rsid w:val="00E412C2"/>
    <w:rsid w:val="00E418A8"/>
    <w:rsid w:val="00E420A2"/>
    <w:rsid w:val="00E426FA"/>
    <w:rsid w:val="00E42AF1"/>
    <w:rsid w:val="00E4330C"/>
    <w:rsid w:val="00E435DD"/>
    <w:rsid w:val="00E43B00"/>
    <w:rsid w:val="00E4407A"/>
    <w:rsid w:val="00E44447"/>
    <w:rsid w:val="00E45E05"/>
    <w:rsid w:val="00E4605F"/>
    <w:rsid w:val="00E46166"/>
    <w:rsid w:val="00E4632D"/>
    <w:rsid w:val="00E464DA"/>
    <w:rsid w:val="00E46605"/>
    <w:rsid w:val="00E46632"/>
    <w:rsid w:val="00E466B4"/>
    <w:rsid w:val="00E468B0"/>
    <w:rsid w:val="00E46D29"/>
    <w:rsid w:val="00E46DDC"/>
    <w:rsid w:val="00E4709A"/>
    <w:rsid w:val="00E4752C"/>
    <w:rsid w:val="00E47A81"/>
    <w:rsid w:val="00E50158"/>
    <w:rsid w:val="00E50D0E"/>
    <w:rsid w:val="00E52B70"/>
    <w:rsid w:val="00E52F18"/>
    <w:rsid w:val="00E52FB4"/>
    <w:rsid w:val="00E5365C"/>
    <w:rsid w:val="00E54A80"/>
    <w:rsid w:val="00E552A4"/>
    <w:rsid w:val="00E55EAA"/>
    <w:rsid w:val="00E56049"/>
    <w:rsid w:val="00E56CF7"/>
    <w:rsid w:val="00E56FEB"/>
    <w:rsid w:val="00E57311"/>
    <w:rsid w:val="00E57C7F"/>
    <w:rsid w:val="00E6111C"/>
    <w:rsid w:val="00E6128A"/>
    <w:rsid w:val="00E615C5"/>
    <w:rsid w:val="00E618F3"/>
    <w:rsid w:val="00E62347"/>
    <w:rsid w:val="00E62593"/>
    <w:rsid w:val="00E62E2D"/>
    <w:rsid w:val="00E62F4A"/>
    <w:rsid w:val="00E635E2"/>
    <w:rsid w:val="00E638AE"/>
    <w:rsid w:val="00E639F9"/>
    <w:rsid w:val="00E63E77"/>
    <w:rsid w:val="00E640C5"/>
    <w:rsid w:val="00E64143"/>
    <w:rsid w:val="00E64722"/>
    <w:rsid w:val="00E64822"/>
    <w:rsid w:val="00E65132"/>
    <w:rsid w:val="00E65232"/>
    <w:rsid w:val="00E657E7"/>
    <w:rsid w:val="00E668ED"/>
    <w:rsid w:val="00E66E65"/>
    <w:rsid w:val="00E66E74"/>
    <w:rsid w:val="00E6761F"/>
    <w:rsid w:val="00E67BCA"/>
    <w:rsid w:val="00E67EAC"/>
    <w:rsid w:val="00E7011C"/>
    <w:rsid w:val="00E70348"/>
    <w:rsid w:val="00E7138A"/>
    <w:rsid w:val="00E71426"/>
    <w:rsid w:val="00E715E6"/>
    <w:rsid w:val="00E71E05"/>
    <w:rsid w:val="00E7232B"/>
    <w:rsid w:val="00E732FE"/>
    <w:rsid w:val="00E733E2"/>
    <w:rsid w:val="00E73EC1"/>
    <w:rsid w:val="00E74126"/>
    <w:rsid w:val="00E74D75"/>
    <w:rsid w:val="00E7536C"/>
    <w:rsid w:val="00E75B23"/>
    <w:rsid w:val="00E762C1"/>
    <w:rsid w:val="00E77B63"/>
    <w:rsid w:val="00E80912"/>
    <w:rsid w:val="00E81262"/>
    <w:rsid w:val="00E817BA"/>
    <w:rsid w:val="00E82966"/>
    <w:rsid w:val="00E83628"/>
    <w:rsid w:val="00E83F83"/>
    <w:rsid w:val="00E84447"/>
    <w:rsid w:val="00E84BAC"/>
    <w:rsid w:val="00E85FDE"/>
    <w:rsid w:val="00E86D48"/>
    <w:rsid w:val="00E87528"/>
    <w:rsid w:val="00E8796C"/>
    <w:rsid w:val="00E87B43"/>
    <w:rsid w:val="00E90313"/>
    <w:rsid w:val="00E91377"/>
    <w:rsid w:val="00E919A1"/>
    <w:rsid w:val="00E91CAD"/>
    <w:rsid w:val="00E92C96"/>
    <w:rsid w:val="00E93F3E"/>
    <w:rsid w:val="00E944A9"/>
    <w:rsid w:val="00E94529"/>
    <w:rsid w:val="00E9474E"/>
    <w:rsid w:val="00E94800"/>
    <w:rsid w:val="00E9529B"/>
    <w:rsid w:val="00E95615"/>
    <w:rsid w:val="00E95FF3"/>
    <w:rsid w:val="00E9612E"/>
    <w:rsid w:val="00E962A5"/>
    <w:rsid w:val="00E96314"/>
    <w:rsid w:val="00E964E8"/>
    <w:rsid w:val="00E96AD4"/>
    <w:rsid w:val="00E96D96"/>
    <w:rsid w:val="00E96F2C"/>
    <w:rsid w:val="00E9746B"/>
    <w:rsid w:val="00E97610"/>
    <w:rsid w:val="00E97946"/>
    <w:rsid w:val="00E97DAB"/>
    <w:rsid w:val="00E97F69"/>
    <w:rsid w:val="00EA05D6"/>
    <w:rsid w:val="00EA0866"/>
    <w:rsid w:val="00EA086B"/>
    <w:rsid w:val="00EA09E9"/>
    <w:rsid w:val="00EA0E51"/>
    <w:rsid w:val="00EA2304"/>
    <w:rsid w:val="00EA3AD1"/>
    <w:rsid w:val="00EA40F5"/>
    <w:rsid w:val="00EA468D"/>
    <w:rsid w:val="00EA5E57"/>
    <w:rsid w:val="00EB031F"/>
    <w:rsid w:val="00EB0758"/>
    <w:rsid w:val="00EB0889"/>
    <w:rsid w:val="00EB29A2"/>
    <w:rsid w:val="00EB37D0"/>
    <w:rsid w:val="00EB3915"/>
    <w:rsid w:val="00EB3964"/>
    <w:rsid w:val="00EB4638"/>
    <w:rsid w:val="00EB4C17"/>
    <w:rsid w:val="00EB4DF3"/>
    <w:rsid w:val="00EB5027"/>
    <w:rsid w:val="00EB59F9"/>
    <w:rsid w:val="00EB5AA7"/>
    <w:rsid w:val="00EB5E6B"/>
    <w:rsid w:val="00EB65E8"/>
    <w:rsid w:val="00EB6837"/>
    <w:rsid w:val="00EB6A94"/>
    <w:rsid w:val="00EB70B4"/>
    <w:rsid w:val="00EB70B9"/>
    <w:rsid w:val="00EB78FA"/>
    <w:rsid w:val="00EB78FC"/>
    <w:rsid w:val="00EB7FF8"/>
    <w:rsid w:val="00EC0052"/>
    <w:rsid w:val="00EC0364"/>
    <w:rsid w:val="00EC0A71"/>
    <w:rsid w:val="00EC0CF0"/>
    <w:rsid w:val="00EC27BD"/>
    <w:rsid w:val="00EC2FF9"/>
    <w:rsid w:val="00EC382B"/>
    <w:rsid w:val="00EC3E15"/>
    <w:rsid w:val="00EC3E86"/>
    <w:rsid w:val="00EC40E1"/>
    <w:rsid w:val="00EC4FED"/>
    <w:rsid w:val="00EC5AF9"/>
    <w:rsid w:val="00EC61EB"/>
    <w:rsid w:val="00EC6391"/>
    <w:rsid w:val="00EC6519"/>
    <w:rsid w:val="00EC7077"/>
    <w:rsid w:val="00EC7D86"/>
    <w:rsid w:val="00ED0226"/>
    <w:rsid w:val="00ED0A99"/>
    <w:rsid w:val="00ED0E9A"/>
    <w:rsid w:val="00ED12A6"/>
    <w:rsid w:val="00ED1352"/>
    <w:rsid w:val="00ED14BC"/>
    <w:rsid w:val="00ED19D6"/>
    <w:rsid w:val="00ED1A5A"/>
    <w:rsid w:val="00ED2D2A"/>
    <w:rsid w:val="00ED456F"/>
    <w:rsid w:val="00ED4D04"/>
    <w:rsid w:val="00ED52A0"/>
    <w:rsid w:val="00ED6239"/>
    <w:rsid w:val="00ED64CA"/>
    <w:rsid w:val="00ED7701"/>
    <w:rsid w:val="00ED78CA"/>
    <w:rsid w:val="00ED7BCD"/>
    <w:rsid w:val="00EE1DF1"/>
    <w:rsid w:val="00EE2DF4"/>
    <w:rsid w:val="00EE3039"/>
    <w:rsid w:val="00EE307B"/>
    <w:rsid w:val="00EE3119"/>
    <w:rsid w:val="00EE328A"/>
    <w:rsid w:val="00EE3439"/>
    <w:rsid w:val="00EE35D1"/>
    <w:rsid w:val="00EE4099"/>
    <w:rsid w:val="00EE462C"/>
    <w:rsid w:val="00EE4B48"/>
    <w:rsid w:val="00EE4BB1"/>
    <w:rsid w:val="00EE52D1"/>
    <w:rsid w:val="00EE5316"/>
    <w:rsid w:val="00EE561E"/>
    <w:rsid w:val="00EE5652"/>
    <w:rsid w:val="00EE5B31"/>
    <w:rsid w:val="00EE5F4C"/>
    <w:rsid w:val="00EE6CF4"/>
    <w:rsid w:val="00EE6FE3"/>
    <w:rsid w:val="00EE7101"/>
    <w:rsid w:val="00EE72D4"/>
    <w:rsid w:val="00EE791E"/>
    <w:rsid w:val="00EF1168"/>
    <w:rsid w:val="00EF13A5"/>
    <w:rsid w:val="00EF1534"/>
    <w:rsid w:val="00EF179F"/>
    <w:rsid w:val="00EF22A3"/>
    <w:rsid w:val="00EF23B5"/>
    <w:rsid w:val="00EF2684"/>
    <w:rsid w:val="00EF29F1"/>
    <w:rsid w:val="00EF2E7F"/>
    <w:rsid w:val="00EF3102"/>
    <w:rsid w:val="00EF36EB"/>
    <w:rsid w:val="00EF38BF"/>
    <w:rsid w:val="00EF3BFB"/>
    <w:rsid w:val="00EF41F8"/>
    <w:rsid w:val="00EF4209"/>
    <w:rsid w:val="00EF59AE"/>
    <w:rsid w:val="00EF5D53"/>
    <w:rsid w:val="00EF6122"/>
    <w:rsid w:val="00EF6352"/>
    <w:rsid w:val="00EF64DC"/>
    <w:rsid w:val="00EF66F0"/>
    <w:rsid w:val="00EF6F76"/>
    <w:rsid w:val="00EF781B"/>
    <w:rsid w:val="00EF7F12"/>
    <w:rsid w:val="00F002AE"/>
    <w:rsid w:val="00F00AF1"/>
    <w:rsid w:val="00F01068"/>
    <w:rsid w:val="00F01C20"/>
    <w:rsid w:val="00F0226E"/>
    <w:rsid w:val="00F022AA"/>
    <w:rsid w:val="00F02500"/>
    <w:rsid w:val="00F028D9"/>
    <w:rsid w:val="00F02ED5"/>
    <w:rsid w:val="00F03CC8"/>
    <w:rsid w:val="00F03FE9"/>
    <w:rsid w:val="00F040A4"/>
    <w:rsid w:val="00F044E1"/>
    <w:rsid w:val="00F04C07"/>
    <w:rsid w:val="00F04CFA"/>
    <w:rsid w:val="00F05B78"/>
    <w:rsid w:val="00F06382"/>
    <w:rsid w:val="00F063E9"/>
    <w:rsid w:val="00F06FE8"/>
    <w:rsid w:val="00F076FF"/>
    <w:rsid w:val="00F10456"/>
    <w:rsid w:val="00F10A5F"/>
    <w:rsid w:val="00F111DD"/>
    <w:rsid w:val="00F112DB"/>
    <w:rsid w:val="00F115D2"/>
    <w:rsid w:val="00F11B09"/>
    <w:rsid w:val="00F11E86"/>
    <w:rsid w:val="00F1226A"/>
    <w:rsid w:val="00F122E1"/>
    <w:rsid w:val="00F13293"/>
    <w:rsid w:val="00F132DA"/>
    <w:rsid w:val="00F13DC9"/>
    <w:rsid w:val="00F13DE0"/>
    <w:rsid w:val="00F1454A"/>
    <w:rsid w:val="00F1532D"/>
    <w:rsid w:val="00F1627F"/>
    <w:rsid w:val="00F16843"/>
    <w:rsid w:val="00F17B03"/>
    <w:rsid w:val="00F17C29"/>
    <w:rsid w:val="00F20724"/>
    <w:rsid w:val="00F20A86"/>
    <w:rsid w:val="00F20FC9"/>
    <w:rsid w:val="00F21E46"/>
    <w:rsid w:val="00F2220C"/>
    <w:rsid w:val="00F2269C"/>
    <w:rsid w:val="00F22842"/>
    <w:rsid w:val="00F23237"/>
    <w:rsid w:val="00F23553"/>
    <w:rsid w:val="00F23C6F"/>
    <w:rsid w:val="00F23EBD"/>
    <w:rsid w:val="00F24141"/>
    <w:rsid w:val="00F2420B"/>
    <w:rsid w:val="00F25B1E"/>
    <w:rsid w:val="00F26362"/>
    <w:rsid w:val="00F275D4"/>
    <w:rsid w:val="00F27C49"/>
    <w:rsid w:val="00F27F13"/>
    <w:rsid w:val="00F300EF"/>
    <w:rsid w:val="00F30572"/>
    <w:rsid w:val="00F30A86"/>
    <w:rsid w:val="00F30AB5"/>
    <w:rsid w:val="00F32016"/>
    <w:rsid w:val="00F32394"/>
    <w:rsid w:val="00F32B58"/>
    <w:rsid w:val="00F32DC9"/>
    <w:rsid w:val="00F3325A"/>
    <w:rsid w:val="00F3372A"/>
    <w:rsid w:val="00F33BD3"/>
    <w:rsid w:val="00F345F6"/>
    <w:rsid w:val="00F34A15"/>
    <w:rsid w:val="00F3539B"/>
    <w:rsid w:val="00F357A1"/>
    <w:rsid w:val="00F3696B"/>
    <w:rsid w:val="00F36CE5"/>
    <w:rsid w:val="00F3709C"/>
    <w:rsid w:val="00F37277"/>
    <w:rsid w:val="00F37BB6"/>
    <w:rsid w:val="00F40027"/>
    <w:rsid w:val="00F403EF"/>
    <w:rsid w:val="00F40A24"/>
    <w:rsid w:val="00F40CC6"/>
    <w:rsid w:val="00F40E98"/>
    <w:rsid w:val="00F4100F"/>
    <w:rsid w:val="00F4114D"/>
    <w:rsid w:val="00F411F5"/>
    <w:rsid w:val="00F41B2E"/>
    <w:rsid w:val="00F41EB4"/>
    <w:rsid w:val="00F42709"/>
    <w:rsid w:val="00F42C3E"/>
    <w:rsid w:val="00F42F80"/>
    <w:rsid w:val="00F44A4C"/>
    <w:rsid w:val="00F44D08"/>
    <w:rsid w:val="00F45668"/>
    <w:rsid w:val="00F456FC"/>
    <w:rsid w:val="00F460F5"/>
    <w:rsid w:val="00F464B8"/>
    <w:rsid w:val="00F4650A"/>
    <w:rsid w:val="00F46DED"/>
    <w:rsid w:val="00F502A5"/>
    <w:rsid w:val="00F50B0C"/>
    <w:rsid w:val="00F50FFC"/>
    <w:rsid w:val="00F51062"/>
    <w:rsid w:val="00F510A2"/>
    <w:rsid w:val="00F52050"/>
    <w:rsid w:val="00F524C3"/>
    <w:rsid w:val="00F527DB"/>
    <w:rsid w:val="00F52A0D"/>
    <w:rsid w:val="00F532D4"/>
    <w:rsid w:val="00F5352A"/>
    <w:rsid w:val="00F536DF"/>
    <w:rsid w:val="00F53758"/>
    <w:rsid w:val="00F538CD"/>
    <w:rsid w:val="00F5390F"/>
    <w:rsid w:val="00F540A2"/>
    <w:rsid w:val="00F5473C"/>
    <w:rsid w:val="00F54D16"/>
    <w:rsid w:val="00F54D2C"/>
    <w:rsid w:val="00F55330"/>
    <w:rsid w:val="00F5551C"/>
    <w:rsid w:val="00F5566C"/>
    <w:rsid w:val="00F55DE0"/>
    <w:rsid w:val="00F5769D"/>
    <w:rsid w:val="00F57F03"/>
    <w:rsid w:val="00F60819"/>
    <w:rsid w:val="00F617E0"/>
    <w:rsid w:val="00F62275"/>
    <w:rsid w:val="00F63488"/>
    <w:rsid w:val="00F6377E"/>
    <w:rsid w:val="00F63FA2"/>
    <w:rsid w:val="00F64D2E"/>
    <w:rsid w:val="00F64D73"/>
    <w:rsid w:val="00F658A9"/>
    <w:rsid w:val="00F65B61"/>
    <w:rsid w:val="00F6698E"/>
    <w:rsid w:val="00F669B3"/>
    <w:rsid w:val="00F701C7"/>
    <w:rsid w:val="00F702E0"/>
    <w:rsid w:val="00F70386"/>
    <w:rsid w:val="00F70884"/>
    <w:rsid w:val="00F715B2"/>
    <w:rsid w:val="00F71FD4"/>
    <w:rsid w:val="00F72B90"/>
    <w:rsid w:val="00F73D98"/>
    <w:rsid w:val="00F74F23"/>
    <w:rsid w:val="00F75301"/>
    <w:rsid w:val="00F753D0"/>
    <w:rsid w:val="00F75450"/>
    <w:rsid w:val="00F75F89"/>
    <w:rsid w:val="00F7637C"/>
    <w:rsid w:val="00F76883"/>
    <w:rsid w:val="00F77190"/>
    <w:rsid w:val="00F772C2"/>
    <w:rsid w:val="00F77478"/>
    <w:rsid w:val="00F77E36"/>
    <w:rsid w:val="00F80C74"/>
    <w:rsid w:val="00F80E05"/>
    <w:rsid w:val="00F80E28"/>
    <w:rsid w:val="00F81203"/>
    <w:rsid w:val="00F822DA"/>
    <w:rsid w:val="00F82393"/>
    <w:rsid w:val="00F823EB"/>
    <w:rsid w:val="00F82400"/>
    <w:rsid w:val="00F82644"/>
    <w:rsid w:val="00F82FE9"/>
    <w:rsid w:val="00F832A6"/>
    <w:rsid w:val="00F83DFF"/>
    <w:rsid w:val="00F84534"/>
    <w:rsid w:val="00F848C8"/>
    <w:rsid w:val="00F848D5"/>
    <w:rsid w:val="00F849A9"/>
    <w:rsid w:val="00F84DA4"/>
    <w:rsid w:val="00F862E4"/>
    <w:rsid w:val="00F86642"/>
    <w:rsid w:val="00F86CF0"/>
    <w:rsid w:val="00F87342"/>
    <w:rsid w:val="00F90027"/>
    <w:rsid w:val="00F907D5"/>
    <w:rsid w:val="00F9145B"/>
    <w:rsid w:val="00F91791"/>
    <w:rsid w:val="00F91E42"/>
    <w:rsid w:val="00F92CEC"/>
    <w:rsid w:val="00F93136"/>
    <w:rsid w:val="00F93ADF"/>
    <w:rsid w:val="00F93E2B"/>
    <w:rsid w:val="00F94065"/>
    <w:rsid w:val="00F940B2"/>
    <w:rsid w:val="00F943E8"/>
    <w:rsid w:val="00F947C1"/>
    <w:rsid w:val="00F94860"/>
    <w:rsid w:val="00F94C9A"/>
    <w:rsid w:val="00F95C2F"/>
    <w:rsid w:val="00F96488"/>
    <w:rsid w:val="00F964F0"/>
    <w:rsid w:val="00F96636"/>
    <w:rsid w:val="00F96862"/>
    <w:rsid w:val="00F96B52"/>
    <w:rsid w:val="00F96D05"/>
    <w:rsid w:val="00F96FAE"/>
    <w:rsid w:val="00FA028F"/>
    <w:rsid w:val="00FA02D8"/>
    <w:rsid w:val="00FA1956"/>
    <w:rsid w:val="00FA2484"/>
    <w:rsid w:val="00FA2608"/>
    <w:rsid w:val="00FA2BDB"/>
    <w:rsid w:val="00FA2DBC"/>
    <w:rsid w:val="00FA38A8"/>
    <w:rsid w:val="00FA3F09"/>
    <w:rsid w:val="00FA45F9"/>
    <w:rsid w:val="00FA5A9C"/>
    <w:rsid w:val="00FA5CC9"/>
    <w:rsid w:val="00FA76B3"/>
    <w:rsid w:val="00FA7974"/>
    <w:rsid w:val="00FB0400"/>
    <w:rsid w:val="00FB054F"/>
    <w:rsid w:val="00FB0973"/>
    <w:rsid w:val="00FB0EC7"/>
    <w:rsid w:val="00FB1201"/>
    <w:rsid w:val="00FB1E4C"/>
    <w:rsid w:val="00FB23C9"/>
    <w:rsid w:val="00FB31A6"/>
    <w:rsid w:val="00FB3203"/>
    <w:rsid w:val="00FB360E"/>
    <w:rsid w:val="00FB3B4A"/>
    <w:rsid w:val="00FB41B8"/>
    <w:rsid w:val="00FB4266"/>
    <w:rsid w:val="00FB4A13"/>
    <w:rsid w:val="00FB5339"/>
    <w:rsid w:val="00FB5347"/>
    <w:rsid w:val="00FB53F3"/>
    <w:rsid w:val="00FB7B97"/>
    <w:rsid w:val="00FB7CE4"/>
    <w:rsid w:val="00FC00CE"/>
    <w:rsid w:val="00FC03FF"/>
    <w:rsid w:val="00FC06B7"/>
    <w:rsid w:val="00FC099E"/>
    <w:rsid w:val="00FC196F"/>
    <w:rsid w:val="00FC20B8"/>
    <w:rsid w:val="00FC21CB"/>
    <w:rsid w:val="00FC2EEE"/>
    <w:rsid w:val="00FC31E9"/>
    <w:rsid w:val="00FC32C4"/>
    <w:rsid w:val="00FC44A1"/>
    <w:rsid w:val="00FC451C"/>
    <w:rsid w:val="00FC488E"/>
    <w:rsid w:val="00FC5238"/>
    <w:rsid w:val="00FC59F6"/>
    <w:rsid w:val="00FC5D14"/>
    <w:rsid w:val="00FC5F8C"/>
    <w:rsid w:val="00FC60EB"/>
    <w:rsid w:val="00FC6867"/>
    <w:rsid w:val="00FC696E"/>
    <w:rsid w:val="00FC6B8E"/>
    <w:rsid w:val="00FC766B"/>
    <w:rsid w:val="00FC788E"/>
    <w:rsid w:val="00FC7C82"/>
    <w:rsid w:val="00FD00F5"/>
    <w:rsid w:val="00FD06BD"/>
    <w:rsid w:val="00FD188C"/>
    <w:rsid w:val="00FD1951"/>
    <w:rsid w:val="00FD3BEE"/>
    <w:rsid w:val="00FD4690"/>
    <w:rsid w:val="00FD4743"/>
    <w:rsid w:val="00FD4E0F"/>
    <w:rsid w:val="00FD561A"/>
    <w:rsid w:val="00FD59A4"/>
    <w:rsid w:val="00FD59E4"/>
    <w:rsid w:val="00FD5D4C"/>
    <w:rsid w:val="00FD6840"/>
    <w:rsid w:val="00FD6C2E"/>
    <w:rsid w:val="00FD6D38"/>
    <w:rsid w:val="00FD7B56"/>
    <w:rsid w:val="00FD7D3D"/>
    <w:rsid w:val="00FE0987"/>
    <w:rsid w:val="00FE213D"/>
    <w:rsid w:val="00FE2334"/>
    <w:rsid w:val="00FE2BCC"/>
    <w:rsid w:val="00FE2C91"/>
    <w:rsid w:val="00FE2E07"/>
    <w:rsid w:val="00FE3660"/>
    <w:rsid w:val="00FE3CFB"/>
    <w:rsid w:val="00FE40F5"/>
    <w:rsid w:val="00FE45B1"/>
    <w:rsid w:val="00FE4698"/>
    <w:rsid w:val="00FE4D2F"/>
    <w:rsid w:val="00FE50D4"/>
    <w:rsid w:val="00FE5627"/>
    <w:rsid w:val="00FE5D4F"/>
    <w:rsid w:val="00FE5F6D"/>
    <w:rsid w:val="00FE68C3"/>
    <w:rsid w:val="00FE71A3"/>
    <w:rsid w:val="00FE74B1"/>
    <w:rsid w:val="00FE79B3"/>
    <w:rsid w:val="00FE7B0B"/>
    <w:rsid w:val="00FE7B8A"/>
    <w:rsid w:val="00FF039C"/>
    <w:rsid w:val="00FF048F"/>
    <w:rsid w:val="00FF04F2"/>
    <w:rsid w:val="00FF0DB5"/>
    <w:rsid w:val="00FF105F"/>
    <w:rsid w:val="00FF153E"/>
    <w:rsid w:val="00FF1873"/>
    <w:rsid w:val="00FF1911"/>
    <w:rsid w:val="00FF1A18"/>
    <w:rsid w:val="00FF1D76"/>
    <w:rsid w:val="00FF1EEE"/>
    <w:rsid w:val="00FF31DD"/>
    <w:rsid w:val="00FF3632"/>
    <w:rsid w:val="00FF39D6"/>
    <w:rsid w:val="00FF3C92"/>
    <w:rsid w:val="00FF44B1"/>
    <w:rsid w:val="00FF495F"/>
    <w:rsid w:val="00FF4E96"/>
    <w:rsid w:val="00FF5116"/>
    <w:rsid w:val="00FF512B"/>
    <w:rsid w:val="00FF5612"/>
    <w:rsid w:val="00FF5E9B"/>
    <w:rsid w:val="00FF6B17"/>
    <w:rsid w:val="00FF6B4F"/>
    <w:rsid w:val="00FF70EA"/>
    <w:rsid w:val="00FF7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v:fill color="white" on="f"/>
      <o:colormru v:ext="edit" colors="#ddd"/>
    </o:shapedefaults>
    <o:shapelayout v:ext="edit">
      <o:idmap v:ext="edit" data="1"/>
    </o:shapelayout>
  </w:shapeDefaults>
  <w:decimalSymbol w:val="."/>
  <w:listSeparator w:val=","/>
  <w15:docId w15:val="{599FC431-E17A-4A5B-A109-BCBB656EF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6FC"/>
    <w:pPr>
      <w:spacing w:before="240"/>
    </w:pPr>
    <w:rPr>
      <w:rFonts w:ascii="Calibri" w:hAnsi="Calibri"/>
      <w:sz w:val="22"/>
    </w:rPr>
  </w:style>
  <w:style w:type="paragraph" w:styleId="Heading1">
    <w:name w:val="heading 1"/>
    <w:basedOn w:val="Normal"/>
    <w:next w:val="BodyText"/>
    <w:link w:val="Heading1Char"/>
    <w:uiPriority w:val="9"/>
    <w:qFormat/>
    <w:rsid w:val="00E65232"/>
    <w:pPr>
      <w:keepNext/>
      <w:numPr>
        <w:numId w:val="11"/>
      </w:numPr>
      <w:pBdr>
        <w:top w:val="single" w:sz="4" w:space="1" w:color="auto" w:shadow="1"/>
        <w:left w:val="single" w:sz="4" w:space="4" w:color="auto" w:shadow="1"/>
        <w:bottom w:val="single" w:sz="4" w:space="1" w:color="auto" w:shadow="1"/>
        <w:right w:val="single" w:sz="4" w:space="4" w:color="auto" w:shadow="1"/>
      </w:pBdr>
      <w:shd w:val="clear" w:color="auto" w:fill="D9D9D9"/>
      <w:tabs>
        <w:tab w:val="left" w:pos="1080"/>
      </w:tabs>
      <w:spacing w:before="360" w:after="120"/>
      <w:outlineLvl w:val="0"/>
    </w:pPr>
    <w:rPr>
      <w:rFonts w:ascii="Arial" w:hAnsi="Arial" w:cs="Arial"/>
      <w:b/>
      <w:kern w:val="28"/>
      <w:sz w:val="32"/>
      <w:szCs w:val="32"/>
    </w:rPr>
  </w:style>
  <w:style w:type="paragraph" w:styleId="Heading2">
    <w:name w:val="heading 2"/>
    <w:basedOn w:val="Normal"/>
    <w:next w:val="Normal"/>
    <w:link w:val="Heading2Char"/>
    <w:uiPriority w:val="9"/>
    <w:qFormat/>
    <w:rsid w:val="00E65232"/>
    <w:pPr>
      <w:keepNext/>
      <w:widowControl w:val="0"/>
      <w:numPr>
        <w:ilvl w:val="1"/>
        <w:numId w:val="11"/>
      </w:numPr>
      <w:tabs>
        <w:tab w:val="left" w:pos="1080"/>
      </w:tabs>
      <w:spacing w:before="360" w:after="120"/>
      <w:outlineLvl w:val="1"/>
    </w:pPr>
    <w:rPr>
      <w:rFonts w:ascii="Times New Roman" w:hAnsi="Times New Roman" w:cs="Arial"/>
      <w:b/>
      <w:sz w:val="28"/>
      <w:szCs w:val="28"/>
    </w:rPr>
  </w:style>
  <w:style w:type="paragraph" w:styleId="Heading3">
    <w:name w:val="heading 3"/>
    <w:basedOn w:val="Normal"/>
    <w:next w:val="Normal"/>
    <w:link w:val="Heading3Char"/>
    <w:uiPriority w:val="9"/>
    <w:qFormat/>
    <w:rsid w:val="00E65232"/>
    <w:pPr>
      <w:keepNext/>
      <w:numPr>
        <w:ilvl w:val="2"/>
        <w:numId w:val="11"/>
      </w:numPr>
      <w:tabs>
        <w:tab w:val="left" w:pos="1080"/>
      </w:tabs>
      <w:spacing w:before="360" w:after="120"/>
      <w:outlineLvl w:val="2"/>
    </w:pPr>
    <w:rPr>
      <w:rFonts w:ascii="Arial" w:hAnsi="Arial"/>
      <w:b/>
      <w:sz w:val="24"/>
      <w:szCs w:val="24"/>
    </w:rPr>
  </w:style>
  <w:style w:type="paragraph" w:styleId="Heading4">
    <w:name w:val="heading 4"/>
    <w:basedOn w:val="Normal"/>
    <w:next w:val="Normal"/>
    <w:link w:val="Heading4Char"/>
    <w:uiPriority w:val="9"/>
    <w:qFormat/>
    <w:rsid w:val="00E65232"/>
    <w:pPr>
      <w:keepNext/>
      <w:numPr>
        <w:ilvl w:val="3"/>
        <w:numId w:val="11"/>
      </w:numPr>
      <w:tabs>
        <w:tab w:val="left" w:pos="1080"/>
      </w:tabs>
      <w:spacing w:after="120"/>
      <w:outlineLvl w:val="3"/>
    </w:pPr>
    <w:rPr>
      <w:rFonts w:ascii="Arial" w:hAnsi="Arial"/>
      <w:b/>
    </w:rPr>
  </w:style>
  <w:style w:type="paragraph" w:styleId="Heading5">
    <w:name w:val="heading 5"/>
    <w:basedOn w:val="Normal"/>
    <w:next w:val="Normal"/>
    <w:link w:val="Heading5Char"/>
    <w:uiPriority w:val="9"/>
    <w:qFormat/>
    <w:rsid w:val="00E65232"/>
    <w:pPr>
      <w:numPr>
        <w:ilvl w:val="4"/>
        <w:numId w:val="11"/>
      </w:numPr>
      <w:tabs>
        <w:tab w:val="left" w:pos="1080"/>
      </w:tabs>
      <w:spacing w:after="60"/>
      <w:outlineLvl w:val="4"/>
    </w:pPr>
    <w:rPr>
      <w:b/>
    </w:rPr>
  </w:style>
  <w:style w:type="paragraph" w:styleId="Heading6">
    <w:name w:val="heading 6"/>
    <w:basedOn w:val="Normal"/>
    <w:next w:val="Normal"/>
    <w:link w:val="Heading6Char"/>
    <w:uiPriority w:val="9"/>
    <w:qFormat/>
    <w:rsid w:val="009374AB"/>
    <w:pPr>
      <w:numPr>
        <w:ilvl w:val="5"/>
        <w:numId w:val="11"/>
      </w:numPr>
      <w:outlineLvl w:val="5"/>
    </w:pPr>
  </w:style>
  <w:style w:type="paragraph" w:styleId="Heading7">
    <w:name w:val="heading 7"/>
    <w:basedOn w:val="Normal"/>
    <w:next w:val="Normal"/>
    <w:link w:val="Heading7Char"/>
    <w:uiPriority w:val="9"/>
    <w:qFormat/>
    <w:rsid w:val="00E65232"/>
    <w:pPr>
      <w:numPr>
        <w:ilvl w:val="6"/>
        <w:numId w:val="11"/>
      </w:numPr>
      <w:tabs>
        <w:tab w:val="left" w:pos="1080"/>
      </w:tabs>
      <w:outlineLvl w:val="6"/>
    </w:pPr>
    <w:rPr>
      <w:b/>
      <w:sz w:val="32"/>
      <w:szCs w:val="32"/>
    </w:rPr>
  </w:style>
  <w:style w:type="paragraph" w:styleId="Heading8">
    <w:name w:val="heading 8"/>
    <w:basedOn w:val="Normal"/>
    <w:next w:val="Normal"/>
    <w:link w:val="Heading8Char"/>
    <w:uiPriority w:val="9"/>
    <w:qFormat/>
    <w:rsid w:val="00E65232"/>
    <w:pPr>
      <w:numPr>
        <w:ilvl w:val="7"/>
        <w:numId w:val="11"/>
      </w:numPr>
      <w:tabs>
        <w:tab w:val="left" w:pos="1080"/>
      </w:tabs>
      <w:outlineLvl w:val="7"/>
    </w:pPr>
    <w:rPr>
      <w:b/>
      <w:sz w:val="28"/>
      <w:szCs w:val="28"/>
    </w:rPr>
  </w:style>
  <w:style w:type="paragraph" w:styleId="Heading9">
    <w:name w:val="heading 9"/>
    <w:basedOn w:val="Normal"/>
    <w:next w:val="Normal"/>
    <w:link w:val="Heading9Char"/>
    <w:uiPriority w:val="9"/>
    <w:qFormat/>
    <w:rsid w:val="00CB66A4"/>
    <w:pPr>
      <w:numPr>
        <w:ilvl w:val="8"/>
        <w:numId w:val="11"/>
      </w:numPr>
      <w:tabs>
        <w:tab w:val="left" w:pos="1080"/>
      </w:tabs>
      <w:spacing w:after="60"/>
      <w:ind w:left="1080" w:hanging="1080"/>
      <w:outlineLvl w:val="8"/>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 Char,Body Text Char1 Char1,Body Text Char Char Char1,Body Text Char1 Char Char,Body Text Char Char Char Char,Body Text Char Char2 Char,Body Text Char Char3"/>
    <w:basedOn w:val="Normal"/>
    <w:link w:val="BodyTextChar1"/>
    <w:uiPriority w:val="99"/>
    <w:qFormat/>
    <w:rsid w:val="000064A6"/>
    <w:rPr>
      <w:rFonts w:ascii="Arial" w:hAnsi="Arial" w:cs="Arial"/>
      <w:snapToGrid w:val="0"/>
    </w:rPr>
  </w:style>
  <w:style w:type="character" w:customStyle="1" w:styleId="BodyTextChar1">
    <w:name w:val="Body Text Char1"/>
    <w:aliases w:val="Body Text Char Char,Body Text Char1 Char1 Char,Body Text Char Char Char1 Char,Body Text Char1 Char Char Char,Body Text Char Char Char Char Char,Body Text Char Char2 Char Char,Body Text Char Char3 Char"/>
    <w:basedOn w:val="DefaultParagraphFont"/>
    <w:link w:val="BodyText"/>
    <w:rsid w:val="000064A6"/>
    <w:rPr>
      <w:rFonts w:ascii="Arial" w:hAnsi="Arial" w:cs="Arial"/>
      <w:snapToGrid w:val="0"/>
    </w:rPr>
  </w:style>
  <w:style w:type="paragraph" w:customStyle="1" w:styleId="LineBottom">
    <w:name w:val="Line Bottom"/>
    <w:basedOn w:val="BodyText"/>
    <w:next w:val="BodyText"/>
    <w:rsid w:val="00B53D45"/>
    <w:pPr>
      <w:pBdr>
        <w:bottom w:val="single" w:sz="4" w:space="1" w:color="auto"/>
      </w:pBdr>
    </w:pPr>
  </w:style>
  <w:style w:type="paragraph" w:styleId="ListBullet">
    <w:name w:val="List Bullet"/>
    <w:basedOn w:val="BodyText"/>
    <w:uiPriority w:val="99"/>
    <w:rsid w:val="00944EEB"/>
    <w:pPr>
      <w:numPr>
        <w:numId w:val="2"/>
      </w:numPr>
      <w:tabs>
        <w:tab w:val="clear" w:pos="360"/>
      </w:tabs>
      <w:ind w:left="1080"/>
    </w:pPr>
  </w:style>
  <w:style w:type="paragraph" w:customStyle="1" w:styleId="TitleCenter">
    <w:name w:val="Title Center"/>
    <w:basedOn w:val="Normal"/>
    <w:rsid w:val="00154EF2"/>
    <w:pPr>
      <w:keepNext/>
      <w:keepLines/>
      <w:spacing w:after="240" w:line="276" w:lineRule="auto"/>
      <w:jc w:val="center"/>
    </w:pPr>
    <w:rPr>
      <w:rFonts w:asciiTheme="minorHAnsi" w:eastAsiaTheme="minorHAnsi" w:hAnsiTheme="minorHAnsi" w:cstheme="minorBidi"/>
      <w:b/>
      <w:sz w:val="32"/>
      <w:szCs w:val="22"/>
      <w:lang w:val="en-CA"/>
    </w:rPr>
  </w:style>
  <w:style w:type="paragraph" w:styleId="Header">
    <w:name w:val="header"/>
    <w:aliases w:val="header/odd"/>
    <w:basedOn w:val="Normal"/>
    <w:link w:val="HeaderChar"/>
    <w:uiPriority w:val="99"/>
    <w:rsid w:val="00C71C89"/>
    <w:pPr>
      <w:tabs>
        <w:tab w:val="left" w:pos="6480"/>
      </w:tabs>
    </w:pPr>
    <w:rPr>
      <w:lang w:val="nl-NL"/>
    </w:rPr>
  </w:style>
  <w:style w:type="paragraph" w:styleId="Footer">
    <w:name w:val="footer"/>
    <w:basedOn w:val="Normal"/>
    <w:link w:val="FooterChar"/>
    <w:uiPriority w:val="99"/>
    <w:rsid w:val="003A7230"/>
    <w:pPr>
      <w:tabs>
        <w:tab w:val="center" w:pos="4680"/>
        <w:tab w:val="right" w:pos="9360"/>
      </w:tabs>
    </w:pPr>
  </w:style>
  <w:style w:type="paragraph" w:styleId="TOC1">
    <w:name w:val="toc 1"/>
    <w:basedOn w:val="Normal"/>
    <w:next w:val="Normal"/>
    <w:autoRedefine/>
    <w:uiPriority w:val="39"/>
    <w:rsid w:val="00DF5476"/>
    <w:pPr>
      <w:tabs>
        <w:tab w:val="left" w:pos="360"/>
        <w:tab w:val="left" w:pos="1440"/>
        <w:tab w:val="right" w:pos="9360"/>
      </w:tabs>
      <w:spacing w:before="120"/>
      <w:ind w:right="446"/>
    </w:pPr>
    <w:rPr>
      <w:rFonts w:ascii="Arial Bold" w:hAnsi="Arial Bold"/>
      <w:b/>
      <w:caps/>
      <w:noProof/>
      <w:szCs w:val="22"/>
    </w:rPr>
  </w:style>
  <w:style w:type="paragraph" w:customStyle="1" w:styleId="BlankPg">
    <w:name w:val="BlankPg"/>
    <w:basedOn w:val="Normal"/>
    <w:next w:val="Normal"/>
    <w:rsid w:val="00154EF2"/>
    <w:pPr>
      <w:pageBreakBefore/>
      <w:widowControl w:val="0"/>
      <w:tabs>
        <w:tab w:val="left" w:pos="2160"/>
      </w:tabs>
      <w:spacing w:before="5760"/>
      <w:jc w:val="center"/>
    </w:pPr>
    <w:rPr>
      <w:b/>
      <w:bCs/>
      <w:sz w:val="24"/>
      <w:szCs w:val="24"/>
      <w:lang w:val="es-VE" w:eastAsia="es-VE"/>
    </w:rPr>
  </w:style>
  <w:style w:type="paragraph" w:customStyle="1" w:styleId="TableTitle">
    <w:name w:val="TableTitle"/>
    <w:basedOn w:val="Caption"/>
    <w:qFormat/>
    <w:rsid w:val="00E65232"/>
    <w:pPr>
      <w:spacing w:before="320" w:after="240"/>
    </w:pPr>
  </w:style>
  <w:style w:type="paragraph" w:customStyle="1" w:styleId="Logo">
    <w:name w:val="Logo"/>
    <w:basedOn w:val="BodyText"/>
    <w:next w:val="LineBottom"/>
    <w:rsid w:val="00AF61F9"/>
  </w:style>
  <w:style w:type="paragraph" w:styleId="TOC2">
    <w:name w:val="toc 2"/>
    <w:basedOn w:val="Normal"/>
    <w:next w:val="Normal"/>
    <w:autoRedefine/>
    <w:uiPriority w:val="39"/>
    <w:rsid w:val="00154EF2"/>
    <w:pPr>
      <w:tabs>
        <w:tab w:val="left" w:pos="900"/>
        <w:tab w:val="right" w:leader="dot" w:pos="9360"/>
      </w:tabs>
      <w:spacing w:before="40"/>
      <w:ind w:left="360" w:right="450"/>
    </w:pPr>
    <w:rPr>
      <w:rFonts w:ascii="Arial" w:hAnsi="Arial"/>
      <w:noProof/>
      <w:szCs w:val="24"/>
    </w:rPr>
  </w:style>
  <w:style w:type="paragraph" w:styleId="TOC3">
    <w:name w:val="toc 3"/>
    <w:basedOn w:val="Normal"/>
    <w:next w:val="Normal"/>
    <w:autoRedefine/>
    <w:uiPriority w:val="39"/>
    <w:rsid w:val="001C1680"/>
    <w:pPr>
      <w:tabs>
        <w:tab w:val="left" w:pos="1710"/>
        <w:tab w:val="right" w:leader="dot" w:pos="9360"/>
      </w:tabs>
      <w:spacing w:before="0"/>
      <w:ind w:left="900" w:right="450"/>
    </w:pPr>
    <w:rPr>
      <w:rFonts w:ascii="Arial" w:hAnsi="Arial"/>
      <w:noProof/>
    </w:rPr>
  </w:style>
  <w:style w:type="paragraph" w:styleId="TOC4">
    <w:name w:val="toc 4"/>
    <w:basedOn w:val="Normal"/>
    <w:next w:val="Normal"/>
    <w:uiPriority w:val="39"/>
    <w:rsid w:val="001C1680"/>
    <w:pPr>
      <w:tabs>
        <w:tab w:val="left" w:pos="2438"/>
        <w:tab w:val="left" w:pos="2700"/>
        <w:tab w:val="right" w:leader="dot" w:pos="9360"/>
      </w:tabs>
      <w:spacing w:before="0"/>
      <w:ind w:left="1710" w:right="450"/>
    </w:pPr>
    <w:rPr>
      <w:rFonts w:ascii="Arial" w:hAnsi="Arial"/>
      <w:sz w:val="18"/>
      <w:szCs w:val="18"/>
    </w:rPr>
  </w:style>
  <w:style w:type="paragraph" w:styleId="TOC5">
    <w:name w:val="toc 5"/>
    <w:basedOn w:val="Normal"/>
    <w:next w:val="Normal"/>
    <w:uiPriority w:val="39"/>
    <w:rsid w:val="00A518BD"/>
    <w:rPr>
      <w:rFonts w:ascii="Arial" w:hAnsi="Arial"/>
    </w:rPr>
  </w:style>
  <w:style w:type="paragraph" w:styleId="TOC6">
    <w:name w:val="toc 6"/>
    <w:basedOn w:val="Normal"/>
    <w:next w:val="Normal"/>
    <w:uiPriority w:val="39"/>
    <w:rsid w:val="00A518BD"/>
    <w:rPr>
      <w:rFonts w:ascii="Arial" w:hAnsi="Arial"/>
    </w:rPr>
  </w:style>
  <w:style w:type="paragraph" w:styleId="TOC7">
    <w:name w:val="toc 7"/>
    <w:basedOn w:val="Normal"/>
    <w:next w:val="Normal"/>
    <w:uiPriority w:val="39"/>
    <w:rsid w:val="00A518BD"/>
    <w:rPr>
      <w:rFonts w:ascii="Arial" w:hAnsi="Arial"/>
    </w:rPr>
  </w:style>
  <w:style w:type="paragraph" w:styleId="TOC8">
    <w:name w:val="toc 8"/>
    <w:basedOn w:val="Normal"/>
    <w:next w:val="Normal"/>
    <w:uiPriority w:val="39"/>
    <w:rsid w:val="00A518BD"/>
    <w:rPr>
      <w:rFonts w:ascii="Arial" w:hAnsi="Arial"/>
    </w:rPr>
  </w:style>
  <w:style w:type="paragraph" w:styleId="TOC9">
    <w:name w:val="toc 9"/>
    <w:basedOn w:val="Normal"/>
    <w:next w:val="Normal"/>
    <w:uiPriority w:val="39"/>
    <w:rsid w:val="00A518BD"/>
    <w:rPr>
      <w:rFonts w:ascii="Arial" w:hAnsi="Arial"/>
    </w:rPr>
  </w:style>
  <w:style w:type="paragraph" w:styleId="ListNumber">
    <w:name w:val="List Number"/>
    <w:basedOn w:val="BodyText"/>
    <w:uiPriority w:val="99"/>
    <w:rsid w:val="002D0926"/>
  </w:style>
  <w:style w:type="character" w:styleId="Hyperlink">
    <w:name w:val="Hyperlink"/>
    <w:basedOn w:val="DefaultParagraphFont"/>
    <w:uiPriority w:val="99"/>
    <w:rsid w:val="009374AB"/>
    <w:rPr>
      <w:color w:val="0000FF"/>
      <w:u w:val="single"/>
    </w:rPr>
  </w:style>
  <w:style w:type="paragraph" w:styleId="Caption">
    <w:name w:val="caption"/>
    <w:basedOn w:val="Normal"/>
    <w:next w:val="Normal"/>
    <w:uiPriority w:val="35"/>
    <w:qFormat/>
    <w:rsid w:val="00EC5AF9"/>
    <w:pPr>
      <w:keepNext/>
      <w:spacing w:after="120"/>
      <w:jc w:val="center"/>
    </w:pPr>
    <w:rPr>
      <w:b/>
    </w:rPr>
  </w:style>
  <w:style w:type="paragraph" w:customStyle="1" w:styleId="TableText">
    <w:name w:val="Table Text"/>
    <w:basedOn w:val="Normal"/>
    <w:link w:val="TableTextChar"/>
    <w:rsid w:val="001C1680"/>
    <w:pPr>
      <w:spacing w:before="60" w:after="60"/>
      <w:ind w:left="-36"/>
      <w:jc w:val="center"/>
    </w:pPr>
    <w:rPr>
      <w:rFonts w:cs="Arial"/>
      <w:sz w:val="20"/>
    </w:rPr>
  </w:style>
  <w:style w:type="paragraph" w:customStyle="1" w:styleId="InfoBlue">
    <w:name w:val="InfoBlue"/>
    <w:basedOn w:val="Normal"/>
    <w:rsid w:val="00944EEB"/>
    <w:pPr>
      <w:spacing w:before="60" w:after="60"/>
    </w:pPr>
    <w:rPr>
      <w:color w:val="0000FF"/>
    </w:rPr>
  </w:style>
  <w:style w:type="paragraph" w:customStyle="1" w:styleId="Quotation">
    <w:name w:val="Quotation"/>
    <w:basedOn w:val="BodyText"/>
    <w:next w:val="BodyText"/>
    <w:rsid w:val="009374AB"/>
  </w:style>
  <w:style w:type="paragraph" w:styleId="TableofFigures">
    <w:name w:val="table of figures"/>
    <w:basedOn w:val="Normal"/>
    <w:next w:val="Normal"/>
    <w:autoRedefine/>
    <w:uiPriority w:val="99"/>
    <w:rsid w:val="001C1680"/>
    <w:pPr>
      <w:tabs>
        <w:tab w:val="left" w:pos="1260"/>
        <w:tab w:val="right" w:leader="dot" w:pos="9360"/>
      </w:tabs>
      <w:spacing w:before="60"/>
      <w:ind w:left="1260" w:right="450" w:hanging="1260"/>
    </w:pPr>
  </w:style>
  <w:style w:type="character" w:styleId="CommentReference">
    <w:name w:val="annotation reference"/>
    <w:basedOn w:val="DefaultParagraphFont"/>
    <w:uiPriority w:val="99"/>
    <w:rsid w:val="009374AB"/>
    <w:rPr>
      <w:sz w:val="16"/>
    </w:rPr>
  </w:style>
  <w:style w:type="paragraph" w:customStyle="1" w:styleId="AppendixHeading">
    <w:name w:val="Appendix Heading"/>
    <w:basedOn w:val="Heading1"/>
    <w:next w:val="BodyText"/>
    <w:rsid w:val="009B5C04"/>
    <w:pPr>
      <w:numPr>
        <w:numId w:val="1"/>
      </w:numPr>
      <w:tabs>
        <w:tab w:val="left" w:pos="720"/>
      </w:tabs>
    </w:pPr>
    <w:rPr>
      <w:b w:val="0"/>
    </w:rPr>
  </w:style>
  <w:style w:type="paragraph" w:customStyle="1" w:styleId="SignatureLine">
    <w:name w:val="Signature Line"/>
    <w:basedOn w:val="BodyText"/>
    <w:rsid w:val="00562B38"/>
  </w:style>
  <w:style w:type="paragraph" w:customStyle="1" w:styleId="AppendixHeading2">
    <w:name w:val="Appendix Heading 2"/>
    <w:basedOn w:val="BodyText"/>
    <w:next w:val="Normal"/>
    <w:rsid w:val="00944EEB"/>
    <w:pPr>
      <w:keepNext/>
      <w:tabs>
        <w:tab w:val="left" w:pos="720"/>
      </w:tabs>
      <w:outlineLvl w:val="1"/>
    </w:pPr>
    <w:rPr>
      <w:b/>
      <w:sz w:val="24"/>
    </w:rPr>
  </w:style>
  <w:style w:type="paragraph" w:customStyle="1" w:styleId="AppendixHeading3">
    <w:name w:val="Appendix Heading 3"/>
    <w:basedOn w:val="BodyText"/>
    <w:next w:val="Normal"/>
    <w:rsid w:val="00944EEB"/>
    <w:pPr>
      <w:keepNext/>
      <w:tabs>
        <w:tab w:val="left" w:pos="720"/>
      </w:tabs>
      <w:outlineLvl w:val="2"/>
    </w:pPr>
    <w:rPr>
      <w:b/>
    </w:rPr>
  </w:style>
  <w:style w:type="paragraph" w:customStyle="1" w:styleId="AppendixHeading4">
    <w:name w:val="Appendix Heading 4"/>
    <w:basedOn w:val="BodyText"/>
    <w:next w:val="Normal"/>
    <w:rsid w:val="00944EEB"/>
    <w:pPr>
      <w:keepNext/>
      <w:tabs>
        <w:tab w:val="left" w:pos="720"/>
      </w:tabs>
      <w:outlineLvl w:val="3"/>
    </w:pPr>
    <w:rPr>
      <w:b/>
      <w:i/>
    </w:rPr>
  </w:style>
  <w:style w:type="paragraph" w:customStyle="1" w:styleId="LineTop">
    <w:name w:val="Line Top"/>
    <w:basedOn w:val="LineBottom"/>
    <w:next w:val="Logo"/>
    <w:rsid w:val="0028353B"/>
    <w:pPr>
      <w:pBdr>
        <w:top w:val="single" w:sz="4" w:space="1" w:color="auto"/>
        <w:bottom w:val="none" w:sz="0" w:space="0" w:color="auto"/>
      </w:pBdr>
    </w:pPr>
  </w:style>
  <w:style w:type="paragraph" w:styleId="CommentText">
    <w:name w:val="annotation text"/>
    <w:basedOn w:val="Normal"/>
    <w:link w:val="CommentTextChar"/>
    <w:uiPriority w:val="99"/>
    <w:rsid w:val="009374AB"/>
  </w:style>
  <w:style w:type="character" w:styleId="FollowedHyperlink">
    <w:name w:val="FollowedHyperlink"/>
    <w:basedOn w:val="DefaultParagraphFont"/>
    <w:uiPriority w:val="99"/>
    <w:rsid w:val="009374AB"/>
    <w:rPr>
      <w:color w:val="800080"/>
      <w:u w:val="single"/>
    </w:rPr>
  </w:style>
  <w:style w:type="paragraph" w:styleId="BalloonText">
    <w:name w:val="Balloon Text"/>
    <w:basedOn w:val="Normal"/>
    <w:link w:val="BalloonTextChar"/>
    <w:uiPriority w:val="99"/>
    <w:semiHidden/>
    <w:rsid w:val="009374AB"/>
    <w:rPr>
      <w:rFonts w:ascii="Tahoma" w:hAnsi="Tahoma" w:cs="Tahoma"/>
      <w:sz w:val="16"/>
      <w:szCs w:val="16"/>
    </w:rPr>
  </w:style>
  <w:style w:type="paragraph" w:customStyle="1" w:styleId="CaptionLeft">
    <w:name w:val="Caption + Left"/>
    <w:basedOn w:val="Caption"/>
    <w:rsid w:val="00944EEB"/>
    <w:pPr>
      <w:spacing w:before="60" w:after="60"/>
    </w:pPr>
    <w:rPr>
      <w:bCs/>
    </w:rPr>
  </w:style>
  <w:style w:type="paragraph" w:customStyle="1" w:styleId="TableHeading">
    <w:name w:val="Table Heading"/>
    <w:basedOn w:val="TableText"/>
    <w:rsid w:val="001C1680"/>
    <w:pPr>
      <w:keepNext/>
    </w:pPr>
    <w:rPr>
      <w:b/>
      <w:szCs w:val="22"/>
    </w:rPr>
  </w:style>
  <w:style w:type="paragraph" w:customStyle="1" w:styleId="TableBullet">
    <w:name w:val="Table Bullet"/>
    <w:basedOn w:val="TableText"/>
    <w:rsid w:val="000950ED"/>
    <w:pPr>
      <w:numPr>
        <w:numId w:val="3"/>
      </w:numPr>
      <w:spacing w:before="0"/>
    </w:pPr>
  </w:style>
  <w:style w:type="paragraph" w:customStyle="1" w:styleId="TemplateNotesChar">
    <w:name w:val="Template Notes Char"/>
    <w:basedOn w:val="BodyText"/>
    <w:next w:val="BodyText"/>
    <w:link w:val="TemplateNotesCharChar"/>
    <w:rsid w:val="00944EEB"/>
    <w:rPr>
      <w:i/>
      <w:color w:val="0000FF"/>
    </w:rPr>
  </w:style>
  <w:style w:type="character" w:customStyle="1" w:styleId="TemplateNotesCharChar">
    <w:name w:val="Template Notes Char Char"/>
    <w:basedOn w:val="BodyTextChar1"/>
    <w:link w:val="TemplateNotesChar"/>
    <w:rsid w:val="00944EEB"/>
    <w:rPr>
      <w:rFonts w:ascii="Arial" w:hAnsi="Arial" w:cs="Arial"/>
      <w:i/>
      <w:snapToGrid w:val="0"/>
      <w:color w:val="0000FF"/>
    </w:rPr>
  </w:style>
  <w:style w:type="character" w:customStyle="1" w:styleId="BodyTextCharChar1">
    <w:name w:val="Body Text Char Char1"/>
    <w:aliases w:val="Body Text Char1 Char Char1,Body Text Char Char Char Char1,Body Text Char2 Char Char Char Char1,Body Text Char1 Char1 Char Char Char Char1,Body Text Char Char Char1 Char Char Char Char1,Body Text Char1 Char Char2"/>
    <w:basedOn w:val="DefaultParagraphFont"/>
    <w:rsid w:val="005570BE"/>
    <w:rPr>
      <w:rFonts w:ascii="Arial" w:hAnsi="Arial" w:cs="Arial"/>
      <w:snapToGrid w:val="0"/>
      <w:lang w:val="en-US" w:eastAsia="en-US" w:bidi="ar-SA"/>
    </w:rPr>
  </w:style>
  <w:style w:type="table" w:styleId="TableGrid">
    <w:name w:val="Table Grid"/>
    <w:basedOn w:val="TableNormal"/>
    <w:uiPriority w:val="59"/>
    <w:rsid w:val="00465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6543C5"/>
    <w:rPr>
      <w:rFonts w:ascii="Tahoma" w:hAnsi="Tahoma" w:cs="Tahoma"/>
      <w:sz w:val="16"/>
      <w:szCs w:val="16"/>
    </w:rPr>
  </w:style>
  <w:style w:type="character" w:customStyle="1" w:styleId="DocumentMapChar">
    <w:name w:val="Document Map Char"/>
    <w:basedOn w:val="DefaultParagraphFont"/>
    <w:link w:val="DocumentMap"/>
    <w:uiPriority w:val="99"/>
    <w:semiHidden/>
    <w:rsid w:val="006543C5"/>
    <w:rPr>
      <w:rFonts w:ascii="Tahoma" w:hAnsi="Tahoma" w:cs="Tahoma"/>
      <w:sz w:val="16"/>
      <w:szCs w:val="16"/>
    </w:rPr>
  </w:style>
  <w:style w:type="paragraph" w:customStyle="1" w:styleId="Title1Right">
    <w:name w:val="Title 1 Right"/>
    <w:basedOn w:val="Normal"/>
    <w:next w:val="Normal"/>
    <w:rsid w:val="00A774DC"/>
    <w:pPr>
      <w:spacing w:after="60"/>
      <w:jc w:val="right"/>
    </w:pPr>
    <w:rPr>
      <w:rFonts w:ascii="Arial" w:hAnsi="Arial"/>
      <w:b/>
      <w:sz w:val="36"/>
      <w:szCs w:val="24"/>
    </w:rPr>
  </w:style>
  <w:style w:type="paragraph" w:customStyle="1" w:styleId="Title2Right">
    <w:name w:val="Title 2 Right"/>
    <w:basedOn w:val="Title1Right"/>
    <w:rsid w:val="00A774DC"/>
    <w:rPr>
      <w:sz w:val="32"/>
    </w:rPr>
  </w:style>
  <w:style w:type="paragraph" w:customStyle="1" w:styleId="Title3Right">
    <w:name w:val="Title 3 Right"/>
    <w:basedOn w:val="Title1Right"/>
    <w:next w:val="Normal"/>
    <w:rsid w:val="00A774DC"/>
    <w:rPr>
      <w:sz w:val="24"/>
    </w:rPr>
  </w:style>
  <w:style w:type="paragraph" w:customStyle="1" w:styleId="TableText10Pt">
    <w:name w:val="Table Text 10 Pt"/>
    <w:basedOn w:val="Normal"/>
    <w:rsid w:val="00A774DC"/>
    <w:pPr>
      <w:spacing w:before="20" w:after="20"/>
    </w:pPr>
    <w:rPr>
      <w:rFonts w:ascii="Arial" w:hAnsi="Arial"/>
      <w:szCs w:val="24"/>
    </w:rPr>
  </w:style>
  <w:style w:type="character" w:customStyle="1" w:styleId="TableTextChar">
    <w:name w:val="Table Text Char"/>
    <w:basedOn w:val="DefaultParagraphFont"/>
    <w:link w:val="TableText"/>
    <w:rsid w:val="001C1680"/>
    <w:rPr>
      <w:rFonts w:ascii="Calibri" w:hAnsi="Calibri" w:cs="Arial"/>
    </w:rPr>
  </w:style>
  <w:style w:type="paragraph" w:styleId="ListParagraph">
    <w:name w:val="List Paragraph"/>
    <w:basedOn w:val="Normal"/>
    <w:uiPriority w:val="34"/>
    <w:qFormat/>
    <w:rsid w:val="00406E86"/>
    <w:pPr>
      <w:contextualSpacing/>
    </w:pPr>
  </w:style>
  <w:style w:type="paragraph" w:customStyle="1" w:styleId="TableCellHeader">
    <w:name w:val="TableCell (Header)"/>
    <w:basedOn w:val="Normal"/>
    <w:rsid w:val="00F456FC"/>
    <w:pPr>
      <w:keepNext/>
      <w:keepLines/>
      <w:spacing w:before="40" w:after="80"/>
      <w:jc w:val="center"/>
    </w:pPr>
    <w:rPr>
      <w:b/>
      <w:bCs/>
    </w:rPr>
  </w:style>
  <w:style w:type="paragraph" w:customStyle="1" w:styleId="TableCellLeft">
    <w:name w:val="TableCell (Left)"/>
    <w:basedOn w:val="Normal"/>
    <w:link w:val="TableCellLeftChar"/>
    <w:qFormat/>
    <w:rsid w:val="00F456FC"/>
    <w:pPr>
      <w:spacing w:before="40" w:after="80"/>
    </w:pPr>
    <w:rPr>
      <w:sz w:val="20"/>
    </w:rPr>
  </w:style>
  <w:style w:type="character" w:customStyle="1" w:styleId="TableCellLeftChar">
    <w:name w:val="TableCell (Left) Char"/>
    <w:link w:val="TableCellLeft"/>
    <w:locked/>
    <w:rsid w:val="00F456FC"/>
    <w:rPr>
      <w:rFonts w:ascii="Calibri" w:hAnsi="Calibri"/>
    </w:rPr>
  </w:style>
  <w:style w:type="paragraph" w:customStyle="1" w:styleId="Acronym">
    <w:name w:val="Acronym"/>
    <w:link w:val="AcronymChar"/>
    <w:rsid w:val="002E642A"/>
    <w:pPr>
      <w:tabs>
        <w:tab w:val="left" w:pos="1700"/>
      </w:tabs>
      <w:spacing w:before="120" w:after="120"/>
    </w:pPr>
    <w:rPr>
      <w:sz w:val="24"/>
    </w:rPr>
  </w:style>
  <w:style w:type="character" w:customStyle="1" w:styleId="AcronymChar">
    <w:name w:val="Acronym Char"/>
    <w:link w:val="Acronym"/>
    <w:locked/>
    <w:rsid w:val="002E642A"/>
    <w:rPr>
      <w:sz w:val="24"/>
    </w:rPr>
  </w:style>
  <w:style w:type="character" w:customStyle="1" w:styleId="HeaderChar">
    <w:name w:val="Header Char"/>
    <w:aliases w:val="header/odd Char"/>
    <w:basedOn w:val="DefaultParagraphFont"/>
    <w:link w:val="Header"/>
    <w:uiPriority w:val="99"/>
    <w:locked/>
    <w:rsid w:val="00C71C89"/>
    <w:rPr>
      <w:rFonts w:ascii="Calibri" w:hAnsi="Calibri"/>
      <w:sz w:val="22"/>
      <w:lang w:val="nl-NL"/>
    </w:rPr>
  </w:style>
  <w:style w:type="character" w:customStyle="1" w:styleId="CommentTextChar">
    <w:name w:val="Comment Text Char"/>
    <w:basedOn w:val="DefaultParagraphFont"/>
    <w:link w:val="CommentText"/>
    <w:uiPriority w:val="99"/>
    <w:rsid w:val="000B0D15"/>
  </w:style>
  <w:style w:type="numbering" w:styleId="1ai">
    <w:name w:val="Outline List 1"/>
    <w:basedOn w:val="NoList"/>
    <w:uiPriority w:val="99"/>
    <w:semiHidden/>
    <w:rsid w:val="003241B6"/>
    <w:pPr>
      <w:numPr>
        <w:numId w:val="4"/>
      </w:numPr>
    </w:pPr>
  </w:style>
  <w:style w:type="paragraph" w:customStyle="1" w:styleId="InfoText">
    <w:name w:val="Info Text"/>
    <w:basedOn w:val="Normal"/>
    <w:link w:val="InfoTextChar"/>
    <w:rsid w:val="003241B6"/>
    <w:pPr>
      <w:keepLines/>
      <w:spacing w:before="0"/>
    </w:pPr>
    <w:rPr>
      <w:rFonts w:ascii="Arial" w:hAnsi="Arial"/>
      <w:i/>
      <w:color w:val="005DAA"/>
      <w:szCs w:val="24"/>
    </w:rPr>
  </w:style>
  <w:style w:type="character" w:customStyle="1" w:styleId="InfoTextChar">
    <w:name w:val="Info Text Char"/>
    <w:link w:val="InfoText"/>
    <w:rsid w:val="003241B6"/>
    <w:rPr>
      <w:rFonts w:ascii="Arial" w:hAnsi="Arial"/>
      <w:i/>
      <w:color w:val="005DAA"/>
      <w:szCs w:val="24"/>
    </w:rPr>
  </w:style>
  <w:style w:type="paragraph" w:customStyle="1" w:styleId="TableCellLeft0">
    <w:name w:val="TableCell Left"/>
    <w:basedOn w:val="TableText10Pt"/>
    <w:qFormat/>
    <w:rsid w:val="00F456FC"/>
    <w:pPr>
      <w:spacing w:before="40" w:after="40"/>
    </w:pPr>
    <w:rPr>
      <w:rFonts w:asciiTheme="minorHAnsi" w:eastAsiaTheme="minorHAnsi" w:hAnsiTheme="minorHAnsi" w:cstheme="minorBidi"/>
      <w:sz w:val="20"/>
      <w:szCs w:val="22"/>
      <w:lang w:val="en-CA"/>
    </w:rPr>
  </w:style>
  <w:style w:type="paragraph" w:customStyle="1" w:styleId="TableCellBullet">
    <w:name w:val="TableCell Bullet"/>
    <w:basedOn w:val="TableCellLeft0"/>
    <w:qFormat/>
    <w:rsid w:val="00F456FC"/>
    <w:pPr>
      <w:numPr>
        <w:numId w:val="6"/>
      </w:numPr>
      <w:ind w:hanging="288"/>
    </w:pPr>
  </w:style>
  <w:style w:type="paragraph" w:customStyle="1" w:styleId="TableCellNum">
    <w:name w:val="TableCell Num"/>
    <w:basedOn w:val="TableCellLeft0"/>
    <w:qFormat/>
    <w:rsid w:val="00F456FC"/>
    <w:pPr>
      <w:numPr>
        <w:numId w:val="5"/>
      </w:numPr>
      <w:tabs>
        <w:tab w:val="left" w:pos="366"/>
      </w:tabs>
      <w:ind w:left="366" w:hanging="270"/>
    </w:pPr>
    <w:rPr>
      <w:szCs w:val="20"/>
    </w:rPr>
  </w:style>
  <w:style w:type="paragraph" w:customStyle="1" w:styleId="NormalNoSpace">
    <w:name w:val="NormalNoSpace"/>
    <w:basedOn w:val="BodyText"/>
    <w:qFormat/>
    <w:rsid w:val="00F456FC"/>
    <w:pPr>
      <w:spacing w:before="0"/>
    </w:pPr>
    <w:rPr>
      <w:rFonts w:cs="Times New Roman"/>
    </w:rPr>
  </w:style>
  <w:style w:type="paragraph" w:customStyle="1" w:styleId="ListBullet1">
    <w:name w:val="ListBullet 1"/>
    <w:basedOn w:val="Normal"/>
    <w:qFormat/>
    <w:rsid w:val="008600BA"/>
    <w:pPr>
      <w:numPr>
        <w:numId w:val="7"/>
      </w:numPr>
      <w:tabs>
        <w:tab w:val="left" w:pos="360"/>
      </w:tabs>
      <w:spacing w:before="120"/>
      <w:ind w:left="360"/>
    </w:pPr>
    <w:rPr>
      <w:rFonts w:asciiTheme="minorHAnsi" w:eastAsiaTheme="minorEastAsia" w:hAnsiTheme="minorHAnsi" w:cstheme="minorBidi"/>
      <w:szCs w:val="22"/>
      <w:lang w:val="fr-FR"/>
    </w:rPr>
  </w:style>
  <w:style w:type="paragraph" w:customStyle="1" w:styleId="ListBullet2">
    <w:name w:val="ListBullet 2"/>
    <w:basedOn w:val="ListBullet1"/>
    <w:qFormat/>
    <w:rsid w:val="001F7B3C"/>
    <w:pPr>
      <w:numPr>
        <w:ilvl w:val="1"/>
      </w:numPr>
      <w:tabs>
        <w:tab w:val="clear" w:pos="360"/>
        <w:tab w:val="left" w:pos="720"/>
      </w:tabs>
      <w:ind w:left="720"/>
    </w:pPr>
  </w:style>
  <w:style w:type="paragraph" w:customStyle="1" w:styleId="ListNum2">
    <w:name w:val="ListNum 2"/>
    <w:basedOn w:val="Normal"/>
    <w:rsid w:val="00997303"/>
    <w:pPr>
      <w:numPr>
        <w:numId w:val="8"/>
      </w:numPr>
      <w:spacing w:before="120"/>
    </w:pPr>
  </w:style>
  <w:style w:type="paragraph" w:customStyle="1" w:styleId="ListBullet3">
    <w:name w:val="ListBullet 3"/>
    <w:basedOn w:val="ListBullet2"/>
    <w:qFormat/>
    <w:rsid w:val="001F7B3C"/>
    <w:pPr>
      <w:numPr>
        <w:ilvl w:val="2"/>
      </w:numPr>
      <w:tabs>
        <w:tab w:val="clear" w:pos="720"/>
        <w:tab w:val="left" w:pos="1080"/>
      </w:tabs>
      <w:ind w:left="1080"/>
    </w:pPr>
  </w:style>
  <w:style w:type="paragraph" w:customStyle="1" w:styleId="ListBullet4">
    <w:name w:val="ListBullet 4"/>
    <w:basedOn w:val="ListBullet3"/>
    <w:qFormat/>
    <w:rsid w:val="001F7B3C"/>
    <w:pPr>
      <w:numPr>
        <w:ilvl w:val="3"/>
      </w:numPr>
      <w:tabs>
        <w:tab w:val="clear" w:pos="1080"/>
        <w:tab w:val="left" w:pos="1440"/>
      </w:tabs>
      <w:ind w:left="1440"/>
    </w:pPr>
  </w:style>
  <w:style w:type="paragraph" w:customStyle="1" w:styleId="ListNum1">
    <w:name w:val="ListNum 1"/>
    <w:basedOn w:val="ListParagraph"/>
    <w:rsid w:val="00997303"/>
    <w:pPr>
      <w:numPr>
        <w:numId w:val="9"/>
      </w:numPr>
      <w:tabs>
        <w:tab w:val="left" w:pos="360"/>
      </w:tabs>
      <w:spacing w:before="120"/>
      <w:contextualSpacing w:val="0"/>
    </w:pPr>
    <w:rPr>
      <w:rFonts w:asciiTheme="minorHAnsi" w:eastAsiaTheme="minorHAnsi" w:hAnsiTheme="minorHAnsi" w:cstheme="minorBidi"/>
      <w:szCs w:val="22"/>
      <w:lang w:val="en-CA"/>
    </w:rPr>
  </w:style>
  <w:style w:type="paragraph" w:customStyle="1" w:styleId="ListNum3">
    <w:name w:val="ListNum 3"/>
    <w:basedOn w:val="ListParagraph"/>
    <w:rsid w:val="00997303"/>
    <w:pPr>
      <w:numPr>
        <w:numId w:val="10"/>
      </w:numPr>
      <w:spacing w:before="120"/>
      <w:contextualSpacing w:val="0"/>
    </w:pPr>
    <w:rPr>
      <w:rFonts w:asciiTheme="minorHAnsi" w:eastAsiaTheme="minorHAnsi" w:hAnsiTheme="minorHAnsi" w:cstheme="minorBidi"/>
      <w:szCs w:val="22"/>
      <w:lang w:val="en-CA"/>
    </w:rPr>
  </w:style>
  <w:style w:type="paragraph" w:customStyle="1" w:styleId="FigureBody">
    <w:name w:val="FigureBody"/>
    <w:basedOn w:val="BodyText"/>
    <w:qFormat/>
    <w:rsid w:val="00E65232"/>
    <w:pPr>
      <w:jc w:val="center"/>
    </w:pPr>
    <w:rPr>
      <w:rFonts w:ascii="Calibri" w:hAnsi="Calibri"/>
    </w:rPr>
  </w:style>
  <w:style w:type="paragraph" w:customStyle="1" w:styleId="FigureTitle">
    <w:name w:val="FigureTitle"/>
    <w:basedOn w:val="BodyText"/>
    <w:qFormat/>
    <w:rsid w:val="00E65232"/>
    <w:pPr>
      <w:jc w:val="center"/>
    </w:pPr>
    <w:rPr>
      <w:rFonts w:ascii="Calibri" w:hAnsi="Calibri"/>
      <w:b/>
    </w:rPr>
  </w:style>
  <w:style w:type="paragraph" w:styleId="Subtitle">
    <w:name w:val="Subtitle"/>
    <w:basedOn w:val="Normal"/>
    <w:link w:val="SubtitleChar"/>
    <w:uiPriority w:val="11"/>
    <w:qFormat/>
    <w:rsid w:val="00E65232"/>
    <w:pPr>
      <w:spacing w:before="0" w:after="200" w:line="276" w:lineRule="auto"/>
      <w:outlineLvl w:val="1"/>
    </w:pPr>
    <w:rPr>
      <w:rFonts w:asciiTheme="minorHAnsi" w:eastAsiaTheme="minorHAnsi" w:hAnsiTheme="minorHAnsi" w:cs="Arial"/>
      <w:b/>
      <w:szCs w:val="22"/>
      <w:lang w:val="en-CA"/>
    </w:rPr>
  </w:style>
  <w:style w:type="character" w:customStyle="1" w:styleId="SubtitleChar">
    <w:name w:val="Subtitle Char"/>
    <w:basedOn w:val="DefaultParagraphFont"/>
    <w:link w:val="Subtitle"/>
    <w:uiPriority w:val="11"/>
    <w:rsid w:val="00E65232"/>
    <w:rPr>
      <w:rFonts w:asciiTheme="minorHAnsi" w:eastAsiaTheme="minorHAnsi" w:hAnsiTheme="minorHAnsi" w:cs="Arial"/>
      <w:b/>
      <w:sz w:val="22"/>
      <w:szCs w:val="22"/>
      <w:lang w:val="en-CA"/>
    </w:rPr>
  </w:style>
  <w:style w:type="character" w:customStyle="1" w:styleId="Heading1Char">
    <w:name w:val="Heading 1 Char"/>
    <w:basedOn w:val="DefaultParagraphFont"/>
    <w:link w:val="Heading1"/>
    <w:uiPriority w:val="9"/>
    <w:locked/>
    <w:rsid w:val="00C66597"/>
    <w:rPr>
      <w:rFonts w:ascii="Arial" w:hAnsi="Arial" w:cs="Arial"/>
      <w:b/>
      <w:kern w:val="28"/>
      <w:sz w:val="32"/>
      <w:szCs w:val="32"/>
      <w:shd w:val="clear" w:color="auto" w:fill="D9D9D9"/>
    </w:rPr>
  </w:style>
  <w:style w:type="character" w:customStyle="1" w:styleId="Heading2Char">
    <w:name w:val="Heading 2 Char"/>
    <w:basedOn w:val="DefaultParagraphFont"/>
    <w:link w:val="Heading2"/>
    <w:uiPriority w:val="9"/>
    <w:locked/>
    <w:rsid w:val="00C66597"/>
    <w:rPr>
      <w:rFonts w:cs="Arial"/>
      <w:b/>
      <w:sz w:val="28"/>
      <w:szCs w:val="28"/>
    </w:rPr>
  </w:style>
  <w:style w:type="character" w:customStyle="1" w:styleId="Heading3Char">
    <w:name w:val="Heading 3 Char"/>
    <w:basedOn w:val="DefaultParagraphFont"/>
    <w:link w:val="Heading3"/>
    <w:uiPriority w:val="9"/>
    <w:locked/>
    <w:rsid w:val="00C66597"/>
    <w:rPr>
      <w:rFonts w:ascii="Arial" w:hAnsi="Arial"/>
      <w:b/>
      <w:sz w:val="24"/>
      <w:szCs w:val="24"/>
    </w:rPr>
  </w:style>
  <w:style w:type="character" w:customStyle="1" w:styleId="Heading4Char">
    <w:name w:val="Heading 4 Char"/>
    <w:basedOn w:val="DefaultParagraphFont"/>
    <w:link w:val="Heading4"/>
    <w:uiPriority w:val="9"/>
    <w:locked/>
    <w:rsid w:val="00C66597"/>
    <w:rPr>
      <w:rFonts w:ascii="Arial" w:hAnsi="Arial"/>
      <w:b/>
      <w:sz w:val="22"/>
    </w:rPr>
  </w:style>
  <w:style w:type="character" w:customStyle="1" w:styleId="Heading5Char">
    <w:name w:val="Heading 5 Char"/>
    <w:basedOn w:val="DefaultParagraphFont"/>
    <w:link w:val="Heading5"/>
    <w:uiPriority w:val="9"/>
    <w:locked/>
    <w:rsid w:val="00C66597"/>
    <w:rPr>
      <w:rFonts w:ascii="Calibri" w:hAnsi="Calibri"/>
      <w:b/>
      <w:sz w:val="22"/>
    </w:rPr>
  </w:style>
  <w:style w:type="character" w:customStyle="1" w:styleId="Heading6Char">
    <w:name w:val="Heading 6 Char"/>
    <w:basedOn w:val="DefaultParagraphFont"/>
    <w:link w:val="Heading6"/>
    <w:uiPriority w:val="9"/>
    <w:locked/>
    <w:rsid w:val="00C66597"/>
    <w:rPr>
      <w:rFonts w:ascii="Calibri" w:hAnsi="Calibri"/>
      <w:sz w:val="22"/>
    </w:rPr>
  </w:style>
  <w:style w:type="character" w:customStyle="1" w:styleId="Heading7Char">
    <w:name w:val="Heading 7 Char"/>
    <w:basedOn w:val="DefaultParagraphFont"/>
    <w:link w:val="Heading7"/>
    <w:uiPriority w:val="9"/>
    <w:locked/>
    <w:rsid w:val="00C66597"/>
    <w:rPr>
      <w:rFonts w:ascii="Calibri" w:hAnsi="Calibri"/>
      <w:b/>
      <w:sz w:val="32"/>
      <w:szCs w:val="32"/>
    </w:rPr>
  </w:style>
  <w:style w:type="character" w:customStyle="1" w:styleId="Heading8Char">
    <w:name w:val="Heading 8 Char"/>
    <w:basedOn w:val="DefaultParagraphFont"/>
    <w:link w:val="Heading8"/>
    <w:uiPriority w:val="9"/>
    <w:locked/>
    <w:rsid w:val="00C66597"/>
    <w:rPr>
      <w:rFonts w:ascii="Calibri" w:hAnsi="Calibri"/>
      <w:b/>
      <w:sz w:val="28"/>
      <w:szCs w:val="28"/>
    </w:rPr>
  </w:style>
  <w:style w:type="character" w:customStyle="1" w:styleId="Heading9Char">
    <w:name w:val="Heading 9 Char"/>
    <w:basedOn w:val="DefaultParagraphFont"/>
    <w:link w:val="Heading9"/>
    <w:uiPriority w:val="9"/>
    <w:locked/>
    <w:rsid w:val="00C66597"/>
    <w:rPr>
      <w:rFonts w:ascii="Calibri" w:hAnsi="Calibri"/>
      <w:b/>
      <w:sz w:val="24"/>
      <w:szCs w:val="24"/>
    </w:rPr>
  </w:style>
  <w:style w:type="character" w:customStyle="1" w:styleId="FooterChar">
    <w:name w:val="Footer Char"/>
    <w:basedOn w:val="DefaultParagraphFont"/>
    <w:link w:val="Footer"/>
    <w:uiPriority w:val="99"/>
    <w:locked/>
    <w:rsid w:val="003A7230"/>
    <w:rPr>
      <w:rFonts w:ascii="Calibri" w:hAnsi="Calibri"/>
      <w:sz w:val="22"/>
    </w:rPr>
  </w:style>
  <w:style w:type="character" w:customStyle="1" w:styleId="BalloonTextChar">
    <w:name w:val="Balloon Text Char"/>
    <w:basedOn w:val="DefaultParagraphFont"/>
    <w:link w:val="BalloonText"/>
    <w:uiPriority w:val="99"/>
    <w:semiHidden/>
    <w:locked/>
    <w:rsid w:val="00C66597"/>
    <w:rPr>
      <w:rFonts w:ascii="Tahoma" w:hAnsi="Tahoma" w:cs="Tahoma"/>
      <w:sz w:val="16"/>
      <w:szCs w:val="16"/>
    </w:rPr>
  </w:style>
  <w:style w:type="paragraph" w:customStyle="1" w:styleId="TableBullet2">
    <w:name w:val="Table Bullet 2"/>
    <w:basedOn w:val="ListBullet2"/>
    <w:qFormat/>
    <w:rsid w:val="00C66597"/>
    <w:pPr>
      <w:ind w:left="1440"/>
    </w:pPr>
    <w:rPr>
      <w:rFonts w:ascii="Calibri" w:eastAsia="Times New Roman" w:hAnsi="Calibri" w:cs="Times New Roman"/>
      <w:sz w:val="20"/>
    </w:rPr>
  </w:style>
  <w:style w:type="paragraph" w:customStyle="1" w:styleId="TableCellBullet2">
    <w:name w:val="Table Cell Bullet 2"/>
    <w:basedOn w:val="TableBullet2"/>
    <w:qFormat/>
    <w:rsid w:val="00C66597"/>
  </w:style>
  <w:style w:type="character" w:styleId="PageNumber">
    <w:name w:val="page number"/>
    <w:basedOn w:val="DefaultParagraphFont"/>
    <w:uiPriority w:val="99"/>
    <w:rsid w:val="00C66597"/>
    <w:rPr>
      <w:rFonts w:ascii="Arial" w:hAnsi="Arial"/>
    </w:rPr>
  </w:style>
  <w:style w:type="paragraph" w:customStyle="1" w:styleId="RequirementBullet">
    <w:name w:val="Requirement Bullet"/>
    <w:basedOn w:val="Normal"/>
    <w:qFormat/>
    <w:rsid w:val="00C66597"/>
    <w:pPr>
      <w:spacing w:before="40" w:after="40"/>
    </w:pPr>
    <w:rPr>
      <w:color w:val="0000FF"/>
      <w:u w:val="double"/>
      <w:lang w:val="en-CA"/>
    </w:rPr>
  </w:style>
  <w:style w:type="paragraph" w:customStyle="1" w:styleId="Requirement">
    <w:name w:val="Requirement"/>
    <w:basedOn w:val="RequirementBullet"/>
    <w:qFormat/>
    <w:rsid w:val="00C66597"/>
  </w:style>
  <w:style w:type="paragraph" w:customStyle="1" w:styleId="RequirementNote">
    <w:name w:val="Requirement Note"/>
    <w:basedOn w:val="TableCellLeft0"/>
    <w:qFormat/>
    <w:rsid w:val="00C66597"/>
    <w:rPr>
      <w:rFonts w:ascii="Calibri" w:eastAsia="Times New Roman" w:hAnsi="Calibri" w:cs="Times New Roman"/>
      <w:i/>
      <w:sz w:val="22"/>
    </w:rPr>
  </w:style>
  <w:style w:type="paragraph" w:customStyle="1" w:styleId="RequirementHeading">
    <w:name w:val="Requirement Heading"/>
    <w:basedOn w:val="Normal"/>
    <w:qFormat/>
    <w:rsid w:val="00C66597"/>
    <w:pPr>
      <w:keepNext/>
      <w:keepLines/>
      <w:spacing w:before="40" w:after="60"/>
    </w:pPr>
    <w:rPr>
      <w:b/>
      <w:bCs/>
      <w:lang w:val="en-CA"/>
    </w:rPr>
  </w:style>
  <w:style w:type="paragraph" w:customStyle="1" w:styleId="RequirementNoteBullet">
    <w:name w:val="Requirement Note Bullet"/>
    <w:basedOn w:val="TableCellBullet"/>
    <w:qFormat/>
    <w:rsid w:val="00C66597"/>
    <w:pPr>
      <w:numPr>
        <w:numId w:val="0"/>
      </w:numPr>
      <w:ind w:left="720" w:hanging="288"/>
    </w:pPr>
    <w:rPr>
      <w:rFonts w:ascii="Calibri" w:eastAsia="Times New Roman" w:hAnsi="Calibri" w:cs="Times New Roman"/>
      <w:i/>
      <w:sz w:val="22"/>
    </w:rPr>
  </w:style>
  <w:style w:type="paragraph" w:styleId="Revision">
    <w:name w:val="Revision"/>
    <w:hidden/>
    <w:uiPriority w:val="99"/>
    <w:semiHidden/>
    <w:rsid w:val="00C66597"/>
    <w:rPr>
      <w:rFonts w:ascii="Calibri" w:hAnsi="Calibri"/>
      <w:sz w:val="22"/>
    </w:rPr>
  </w:style>
  <w:style w:type="paragraph" w:customStyle="1" w:styleId="TableCellBullet0">
    <w:name w:val="TableCell (Bullet)"/>
    <w:basedOn w:val="TableCellLeft"/>
    <w:qFormat/>
    <w:rsid w:val="00C66597"/>
    <w:pPr>
      <w:numPr>
        <w:numId w:val="14"/>
      </w:numPr>
      <w:spacing w:after="40"/>
    </w:pPr>
    <w:rPr>
      <w:sz w:val="22"/>
    </w:rPr>
  </w:style>
  <w:style w:type="paragraph" w:styleId="CommentSubject">
    <w:name w:val="annotation subject"/>
    <w:basedOn w:val="CommentText"/>
    <w:next w:val="CommentText"/>
    <w:link w:val="CommentSubjectChar"/>
    <w:uiPriority w:val="99"/>
    <w:semiHidden/>
    <w:unhideWhenUsed/>
    <w:rsid w:val="00C66597"/>
    <w:rPr>
      <w:b/>
      <w:bCs/>
      <w:sz w:val="20"/>
    </w:rPr>
  </w:style>
  <w:style w:type="character" w:customStyle="1" w:styleId="CommentSubjectChar">
    <w:name w:val="Comment Subject Char"/>
    <w:basedOn w:val="CommentTextChar"/>
    <w:link w:val="CommentSubject"/>
    <w:uiPriority w:val="99"/>
    <w:semiHidden/>
    <w:rsid w:val="00C66597"/>
    <w:rPr>
      <w:rFonts w:ascii="Calibri" w:hAnsi="Calibri"/>
      <w:b/>
      <w:bCs/>
    </w:rPr>
  </w:style>
  <w:style w:type="paragraph" w:customStyle="1" w:styleId="TableListBullet8Pt">
    <w:name w:val="Table List Bullet 8 Pt"/>
    <w:basedOn w:val="Normal"/>
    <w:rsid w:val="00C66597"/>
    <w:pPr>
      <w:numPr>
        <w:numId w:val="15"/>
      </w:numPr>
      <w:tabs>
        <w:tab w:val="clear" w:pos="720"/>
      </w:tabs>
      <w:spacing w:before="0"/>
      <w:ind w:left="360"/>
    </w:pPr>
    <w:rPr>
      <w:rFonts w:ascii="Arial" w:hAnsi="Arial"/>
      <w:sz w:val="16"/>
      <w:szCs w:val="24"/>
    </w:rPr>
  </w:style>
  <w:style w:type="paragraph" w:customStyle="1" w:styleId="TableNumbers">
    <w:name w:val="Table Numbers"/>
    <w:basedOn w:val="Normal"/>
    <w:rsid w:val="00C66597"/>
    <w:pPr>
      <w:tabs>
        <w:tab w:val="left" w:pos="360"/>
      </w:tabs>
      <w:spacing w:before="0"/>
    </w:pPr>
    <w:rPr>
      <w:rFonts w:ascii="Arial" w:hAnsi="Arial"/>
      <w:sz w:val="20"/>
    </w:rPr>
  </w:style>
  <w:style w:type="paragraph" w:styleId="ListBullet5">
    <w:name w:val="List Bullet 5"/>
    <w:basedOn w:val="Normal"/>
    <w:uiPriority w:val="99"/>
    <w:semiHidden/>
    <w:rsid w:val="00C66597"/>
    <w:pPr>
      <w:numPr>
        <w:numId w:val="12"/>
      </w:numPr>
      <w:spacing w:before="0" w:after="200" w:line="276" w:lineRule="auto"/>
    </w:pPr>
    <w:rPr>
      <w:szCs w:val="22"/>
    </w:rPr>
  </w:style>
  <w:style w:type="paragraph" w:customStyle="1" w:styleId="Default">
    <w:name w:val="Default"/>
    <w:rsid w:val="00C66597"/>
    <w:pPr>
      <w:autoSpaceDE w:val="0"/>
      <w:autoSpaceDN w:val="0"/>
      <w:adjustRightInd w:val="0"/>
    </w:pPr>
    <w:rPr>
      <w:rFonts w:ascii="Arial" w:hAnsi="Arial" w:cs="Arial"/>
      <w:color w:val="000000"/>
      <w:sz w:val="24"/>
      <w:szCs w:val="24"/>
    </w:rPr>
  </w:style>
  <w:style w:type="table" w:customStyle="1" w:styleId="LightGrid-Accent11">
    <w:name w:val="Light Grid - Accent 11"/>
    <w:basedOn w:val="TableNormal"/>
    <w:uiPriority w:val="62"/>
    <w:rsid w:val="00C6659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C6659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RequirementText">
    <w:name w:val="Requirement Text"/>
    <w:basedOn w:val="Normal"/>
    <w:qFormat/>
    <w:rsid w:val="00C66597"/>
    <w:pPr>
      <w:spacing w:before="40" w:after="40"/>
      <w:ind w:left="-14"/>
    </w:pPr>
    <w:rPr>
      <w:rFonts w:asciiTheme="minorHAnsi" w:hAnsiTheme="minorHAnsi" w:cstheme="minorBidi"/>
      <w:color w:val="0000FF"/>
      <w:szCs w:val="22"/>
      <w:u w:val="double"/>
      <w:lang w:val="en-CA"/>
    </w:rPr>
  </w:style>
  <w:style w:type="paragraph" w:styleId="ListNumber2">
    <w:name w:val="List Number 2"/>
    <w:basedOn w:val="Normal"/>
    <w:uiPriority w:val="99"/>
    <w:unhideWhenUsed/>
    <w:rsid w:val="00C66597"/>
    <w:pPr>
      <w:numPr>
        <w:numId w:val="13"/>
      </w:numPr>
      <w:spacing w:before="120"/>
    </w:pPr>
  </w:style>
  <w:style w:type="paragraph" w:customStyle="1" w:styleId="Normalwithlistfollowing">
    <w:name w:val="Normalwithlistfollowing"/>
    <w:basedOn w:val="Normal"/>
    <w:qFormat/>
    <w:rsid w:val="00C66597"/>
    <w:pPr>
      <w:spacing w:before="0" w:after="120"/>
    </w:pPr>
    <w:rPr>
      <w:rFonts w:ascii="Arial" w:hAnsi="Arial"/>
      <w:sz w:val="20"/>
      <w:szCs w:val="24"/>
    </w:rPr>
  </w:style>
  <w:style w:type="paragraph" w:customStyle="1" w:styleId="ListBullet2Last">
    <w:name w:val="ListBullet 2Last"/>
    <w:basedOn w:val="ListBullet2"/>
    <w:qFormat/>
    <w:rsid w:val="00C66597"/>
    <w:pPr>
      <w:numPr>
        <w:ilvl w:val="0"/>
        <w:numId w:val="0"/>
      </w:numPr>
      <w:spacing w:before="0" w:after="200"/>
      <w:ind w:left="360" w:hanging="360"/>
    </w:pPr>
    <w:rPr>
      <w:rFonts w:ascii="Arial" w:hAnsi="Arial" w:cs="Times New Roman"/>
      <w:sz w:val="20"/>
      <w:szCs w:val="24"/>
      <w:lang w:val="en-US"/>
    </w:rPr>
  </w:style>
  <w:style w:type="table" w:styleId="TableClassic2">
    <w:name w:val="Table Classic 2"/>
    <w:basedOn w:val="TableNormal"/>
    <w:uiPriority w:val="99"/>
    <w:semiHidden/>
    <w:rsid w:val="00C66597"/>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paragraph" w:customStyle="1" w:styleId="MinNormal">
    <w:name w:val="Min_Normal"/>
    <w:basedOn w:val="Normal"/>
    <w:uiPriority w:val="99"/>
    <w:rsid w:val="00C66597"/>
    <w:pPr>
      <w:spacing w:before="0"/>
    </w:pPr>
    <w:rPr>
      <w:rFonts w:ascii="Times New Roman" w:hAnsi="Times New Roman"/>
      <w:lang w:eastAsia="en-CA"/>
    </w:rPr>
  </w:style>
  <w:style w:type="table" w:styleId="MediumGrid3-Accent1">
    <w:name w:val="Medium Grid 3 Accent 1"/>
    <w:basedOn w:val="TableNormal"/>
    <w:uiPriority w:val="69"/>
    <w:rsid w:val="00D044F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Shading1-Accent11">
    <w:name w:val="Medium Shading 1 - Accent 11"/>
    <w:basedOn w:val="TableNormal"/>
    <w:uiPriority w:val="63"/>
    <w:rsid w:val="00D044F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D46202"/>
    <w:pPr>
      <w:keepLines/>
      <w:numPr>
        <w:numId w:val="0"/>
      </w:numPr>
      <w:pBdr>
        <w:top w:val="none" w:sz="0" w:space="0" w:color="auto"/>
        <w:left w:val="none" w:sz="0" w:space="0" w:color="auto"/>
        <w:bottom w:val="none" w:sz="0" w:space="0" w:color="auto"/>
        <w:right w:val="none" w:sz="0" w:space="0" w:color="auto"/>
      </w:pBdr>
      <w:shd w:val="clear" w:color="auto" w:fill="auto"/>
      <w:tabs>
        <w:tab w:val="clear" w:pos="1080"/>
      </w:tabs>
      <w:spacing w:before="480"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paragraph" w:customStyle="1" w:styleId="xl66">
    <w:name w:val="xl66"/>
    <w:basedOn w:val="Normal"/>
    <w:rsid w:val="00305B1A"/>
    <w:pPr>
      <w:shd w:val="clear" w:color="000000" w:fill="C5D9F1"/>
      <w:spacing w:before="100" w:beforeAutospacing="1" w:after="100" w:afterAutospacing="1"/>
    </w:pPr>
    <w:rPr>
      <w:rFonts w:ascii="Times New Roman" w:hAnsi="Times New Roman"/>
      <w:sz w:val="24"/>
      <w:szCs w:val="24"/>
    </w:rPr>
  </w:style>
  <w:style w:type="paragraph" w:customStyle="1" w:styleId="xl67">
    <w:name w:val="xl67"/>
    <w:basedOn w:val="Normal"/>
    <w:rsid w:val="00305B1A"/>
    <w:pPr>
      <w:spacing w:before="100" w:beforeAutospacing="1" w:after="100" w:afterAutospacing="1"/>
      <w:jc w:val="center"/>
    </w:pPr>
    <w:rPr>
      <w:rFonts w:ascii="Times New Roman" w:hAnsi="Times New Roman"/>
      <w:sz w:val="24"/>
      <w:szCs w:val="24"/>
    </w:rPr>
  </w:style>
  <w:style w:type="paragraph" w:customStyle="1" w:styleId="xl68">
    <w:name w:val="xl68"/>
    <w:basedOn w:val="Normal"/>
    <w:rsid w:val="00305B1A"/>
    <w:pPr>
      <w:spacing w:before="100" w:beforeAutospacing="1" w:after="100" w:afterAutospacing="1"/>
      <w:jc w:val="center"/>
      <w:textAlignment w:val="center"/>
    </w:pPr>
    <w:rPr>
      <w:rFonts w:ascii="Times New Roman" w:hAnsi="Times New Roman"/>
      <w:sz w:val="24"/>
      <w:szCs w:val="24"/>
    </w:rPr>
  </w:style>
  <w:style w:type="paragraph" w:customStyle="1" w:styleId="xl69">
    <w:name w:val="xl69"/>
    <w:basedOn w:val="Normal"/>
    <w:rsid w:val="00305B1A"/>
    <w:pPr>
      <w:spacing w:before="100" w:beforeAutospacing="1" w:after="100" w:afterAutospacing="1"/>
    </w:pPr>
    <w:rPr>
      <w:rFonts w:ascii="Times New Roman" w:hAnsi="Times New Roman"/>
      <w:sz w:val="24"/>
      <w:szCs w:val="24"/>
    </w:rPr>
  </w:style>
  <w:style w:type="paragraph" w:customStyle="1" w:styleId="xl70">
    <w:name w:val="xl70"/>
    <w:basedOn w:val="Normal"/>
    <w:rsid w:val="00305B1A"/>
    <w:pPr>
      <w:pBdr>
        <w:left w:val="single" w:sz="4" w:space="0" w:color="auto"/>
        <w:bottom w:val="single" w:sz="4" w:space="0" w:color="auto"/>
        <w:right w:val="single" w:sz="4" w:space="0" w:color="auto"/>
      </w:pBdr>
      <w:shd w:val="clear" w:color="000000" w:fill="95B3D7"/>
      <w:spacing w:before="100" w:beforeAutospacing="1" w:after="100" w:afterAutospacing="1"/>
      <w:jc w:val="center"/>
      <w:textAlignment w:val="center"/>
    </w:pPr>
    <w:rPr>
      <w:rFonts w:ascii="Times New Roman" w:hAnsi="Times New Roman"/>
      <w:sz w:val="16"/>
      <w:szCs w:val="16"/>
    </w:rPr>
  </w:style>
  <w:style w:type="paragraph" w:customStyle="1" w:styleId="xl71">
    <w:name w:val="xl71"/>
    <w:basedOn w:val="Normal"/>
    <w:rsid w:val="00305B1A"/>
    <w:pPr>
      <w:pBdr>
        <w:left w:val="single" w:sz="4" w:space="0" w:color="auto"/>
        <w:bottom w:val="single" w:sz="4" w:space="0" w:color="auto"/>
        <w:right w:val="single" w:sz="4" w:space="0" w:color="auto"/>
      </w:pBdr>
      <w:shd w:val="clear" w:color="000000" w:fill="95B3D7"/>
      <w:spacing w:before="100" w:beforeAutospacing="1" w:after="100" w:afterAutospacing="1"/>
      <w:jc w:val="center"/>
      <w:textAlignment w:val="center"/>
    </w:pPr>
    <w:rPr>
      <w:rFonts w:ascii="Times New Roman" w:hAnsi="Times New Roman"/>
      <w:sz w:val="16"/>
      <w:szCs w:val="16"/>
    </w:rPr>
  </w:style>
  <w:style w:type="paragraph" w:customStyle="1" w:styleId="xl72">
    <w:name w:val="xl72"/>
    <w:basedOn w:val="Normal"/>
    <w:rsid w:val="00305B1A"/>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center"/>
      <w:textAlignment w:val="center"/>
    </w:pPr>
    <w:rPr>
      <w:rFonts w:ascii="Times New Roman" w:hAnsi="Times New Roman"/>
      <w:sz w:val="16"/>
      <w:szCs w:val="16"/>
    </w:rPr>
  </w:style>
  <w:style w:type="paragraph" w:customStyle="1" w:styleId="xl73">
    <w:name w:val="xl73"/>
    <w:basedOn w:val="Normal"/>
    <w:rsid w:val="00305B1A"/>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center"/>
    </w:pPr>
    <w:rPr>
      <w:rFonts w:ascii="Times New Roman" w:hAnsi="Times New Roman"/>
      <w:sz w:val="16"/>
      <w:szCs w:val="16"/>
    </w:rPr>
  </w:style>
  <w:style w:type="paragraph" w:customStyle="1" w:styleId="xl74">
    <w:name w:val="xl74"/>
    <w:basedOn w:val="Normal"/>
    <w:rsid w:val="00305B1A"/>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center"/>
    </w:pPr>
    <w:rPr>
      <w:rFonts w:ascii="Times New Roman" w:hAnsi="Times New Roman"/>
      <w:sz w:val="16"/>
      <w:szCs w:val="16"/>
    </w:rPr>
  </w:style>
  <w:style w:type="paragraph" w:customStyle="1" w:styleId="xl75">
    <w:name w:val="xl75"/>
    <w:basedOn w:val="Normal"/>
    <w:rsid w:val="00305B1A"/>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pPr>
    <w:rPr>
      <w:rFonts w:ascii="Arial" w:hAnsi="Arial" w:cs="Arial"/>
      <w:color w:val="000000"/>
      <w:sz w:val="16"/>
      <w:szCs w:val="16"/>
    </w:rPr>
  </w:style>
  <w:style w:type="paragraph" w:customStyle="1" w:styleId="xl76">
    <w:name w:val="xl76"/>
    <w:basedOn w:val="Normal"/>
    <w:rsid w:val="00305B1A"/>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pPr>
    <w:rPr>
      <w:rFonts w:ascii="Arial" w:hAnsi="Arial" w:cs="Arial"/>
      <w:color w:val="000000"/>
      <w:sz w:val="16"/>
      <w:szCs w:val="16"/>
    </w:rPr>
  </w:style>
  <w:style w:type="paragraph" w:customStyle="1" w:styleId="xl77">
    <w:name w:val="xl77"/>
    <w:basedOn w:val="Normal"/>
    <w:rsid w:val="00305B1A"/>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pPr>
    <w:rPr>
      <w:rFonts w:ascii="Times New Roman" w:hAnsi="Times New Roman"/>
      <w:sz w:val="16"/>
      <w:szCs w:val="16"/>
    </w:rPr>
  </w:style>
  <w:style w:type="paragraph" w:customStyle="1" w:styleId="xl78">
    <w:name w:val="xl78"/>
    <w:basedOn w:val="Normal"/>
    <w:rsid w:val="00305B1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6"/>
      <w:szCs w:val="16"/>
    </w:rPr>
  </w:style>
  <w:style w:type="paragraph" w:customStyle="1" w:styleId="xl79">
    <w:name w:val="xl79"/>
    <w:basedOn w:val="Normal"/>
    <w:rsid w:val="00305B1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rPr>
  </w:style>
  <w:style w:type="paragraph" w:customStyle="1" w:styleId="xl80">
    <w:name w:val="xl80"/>
    <w:basedOn w:val="Normal"/>
    <w:rsid w:val="00305B1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16"/>
      <w:szCs w:val="16"/>
    </w:rPr>
  </w:style>
  <w:style w:type="paragraph" w:customStyle="1" w:styleId="xl81">
    <w:name w:val="xl81"/>
    <w:basedOn w:val="Normal"/>
    <w:rsid w:val="00305B1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color w:val="000000"/>
      <w:sz w:val="16"/>
      <w:szCs w:val="16"/>
    </w:rPr>
  </w:style>
  <w:style w:type="paragraph" w:customStyle="1" w:styleId="xl82">
    <w:name w:val="xl82"/>
    <w:basedOn w:val="Normal"/>
    <w:rsid w:val="00305B1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color w:val="000000"/>
      <w:sz w:val="16"/>
      <w:szCs w:val="16"/>
    </w:rPr>
  </w:style>
  <w:style w:type="paragraph" w:customStyle="1" w:styleId="xl83">
    <w:name w:val="xl83"/>
    <w:basedOn w:val="Normal"/>
    <w:rsid w:val="00305B1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16"/>
      <w:szCs w:val="16"/>
    </w:rPr>
  </w:style>
  <w:style w:type="paragraph" w:customStyle="1" w:styleId="xl84">
    <w:name w:val="xl84"/>
    <w:basedOn w:val="Normal"/>
    <w:rsid w:val="00305B1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color w:val="000000"/>
      <w:sz w:val="16"/>
      <w:szCs w:val="16"/>
    </w:rPr>
  </w:style>
  <w:style w:type="paragraph" w:customStyle="1" w:styleId="xl85">
    <w:name w:val="xl85"/>
    <w:basedOn w:val="Normal"/>
    <w:rsid w:val="00305B1A"/>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pPr>
    <w:rPr>
      <w:rFonts w:ascii="Arial" w:hAnsi="Arial" w:cs="Arial"/>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4625">
      <w:bodyDiv w:val="1"/>
      <w:marLeft w:val="0"/>
      <w:marRight w:val="0"/>
      <w:marTop w:val="0"/>
      <w:marBottom w:val="0"/>
      <w:divBdr>
        <w:top w:val="none" w:sz="0" w:space="0" w:color="auto"/>
        <w:left w:val="none" w:sz="0" w:space="0" w:color="auto"/>
        <w:bottom w:val="none" w:sz="0" w:space="0" w:color="auto"/>
        <w:right w:val="none" w:sz="0" w:space="0" w:color="auto"/>
      </w:divBdr>
    </w:div>
    <w:div w:id="192502938">
      <w:bodyDiv w:val="1"/>
      <w:marLeft w:val="0"/>
      <w:marRight w:val="0"/>
      <w:marTop w:val="0"/>
      <w:marBottom w:val="0"/>
      <w:divBdr>
        <w:top w:val="none" w:sz="0" w:space="0" w:color="auto"/>
        <w:left w:val="none" w:sz="0" w:space="0" w:color="auto"/>
        <w:bottom w:val="none" w:sz="0" w:space="0" w:color="auto"/>
        <w:right w:val="none" w:sz="0" w:space="0" w:color="auto"/>
      </w:divBdr>
      <w:divsChild>
        <w:div w:id="1576209132">
          <w:marLeft w:val="0"/>
          <w:marRight w:val="0"/>
          <w:marTop w:val="0"/>
          <w:marBottom w:val="0"/>
          <w:divBdr>
            <w:top w:val="none" w:sz="0" w:space="0" w:color="auto"/>
            <w:left w:val="none" w:sz="0" w:space="0" w:color="auto"/>
            <w:bottom w:val="none" w:sz="0" w:space="0" w:color="auto"/>
            <w:right w:val="none" w:sz="0" w:space="0" w:color="auto"/>
          </w:divBdr>
        </w:div>
      </w:divsChild>
    </w:div>
    <w:div w:id="303003929">
      <w:bodyDiv w:val="1"/>
      <w:marLeft w:val="0"/>
      <w:marRight w:val="0"/>
      <w:marTop w:val="0"/>
      <w:marBottom w:val="0"/>
      <w:divBdr>
        <w:top w:val="none" w:sz="0" w:space="0" w:color="auto"/>
        <w:left w:val="none" w:sz="0" w:space="0" w:color="auto"/>
        <w:bottom w:val="none" w:sz="0" w:space="0" w:color="auto"/>
        <w:right w:val="none" w:sz="0" w:space="0" w:color="auto"/>
      </w:divBdr>
      <w:divsChild>
        <w:div w:id="633219295">
          <w:marLeft w:val="0"/>
          <w:marRight w:val="0"/>
          <w:marTop w:val="0"/>
          <w:marBottom w:val="0"/>
          <w:divBdr>
            <w:top w:val="none" w:sz="0" w:space="0" w:color="auto"/>
            <w:left w:val="none" w:sz="0" w:space="0" w:color="auto"/>
            <w:bottom w:val="none" w:sz="0" w:space="0" w:color="auto"/>
            <w:right w:val="none" w:sz="0" w:space="0" w:color="auto"/>
          </w:divBdr>
          <w:divsChild>
            <w:div w:id="2139108356">
              <w:marLeft w:val="0"/>
              <w:marRight w:val="0"/>
              <w:marTop w:val="0"/>
              <w:marBottom w:val="0"/>
              <w:divBdr>
                <w:top w:val="none" w:sz="0" w:space="0" w:color="auto"/>
                <w:left w:val="none" w:sz="0" w:space="0" w:color="auto"/>
                <w:bottom w:val="none" w:sz="0" w:space="0" w:color="auto"/>
                <w:right w:val="none" w:sz="0" w:space="0" w:color="auto"/>
              </w:divBdr>
              <w:divsChild>
                <w:div w:id="992836987">
                  <w:marLeft w:val="2928"/>
                  <w:marRight w:val="0"/>
                  <w:marTop w:val="720"/>
                  <w:marBottom w:val="0"/>
                  <w:divBdr>
                    <w:top w:val="none" w:sz="0" w:space="0" w:color="auto"/>
                    <w:left w:val="none" w:sz="0" w:space="0" w:color="auto"/>
                    <w:bottom w:val="none" w:sz="0" w:space="0" w:color="auto"/>
                    <w:right w:val="none" w:sz="0" w:space="0" w:color="auto"/>
                  </w:divBdr>
                  <w:divsChild>
                    <w:div w:id="18324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831292">
      <w:bodyDiv w:val="1"/>
      <w:marLeft w:val="0"/>
      <w:marRight w:val="0"/>
      <w:marTop w:val="0"/>
      <w:marBottom w:val="0"/>
      <w:divBdr>
        <w:top w:val="none" w:sz="0" w:space="0" w:color="auto"/>
        <w:left w:val="none" w:sz="0" w:space="0" w:color="auto"/>
        <w:bottom w:val="none" w:sz="0" w:space="0" w:color="auto"/>
        <w:right w:val="none" w:sz="0" w:space="0" w:color="auto"/>
      </w:divBdr>
    </w:div>
    <w:div w:id="506480745">
      <w:bodyDiv w:val="1"/>
      <w:marLeft w:val="0"/>
      <w:marRight w:val="0"/>
      <w:marTop w:val="0"/>
      <w:marBottom w:val="0"/>
      <w:divBdr>
        <w:top w:val="none" w:sz="0" w:space="0" w:color="auto"/>
        <w:left w:val="none" w:sz="0" w:space="0" w:color="auto"/>
        <w:bottom w:val="none" w:sz="0" w:space="0" w:color="auto"/>
        <w:right w:val="none" w:sz="0" w:space="0" w:color="auto"/>
      </w:divBdr>
    </w:div>
    <w:div w:id="571697466">
      <w:bodyDiv w:val="1"/>
      <w:marLeft w:val="0"/>
      <w:marRight w:val="0"/>
      <w:marTop w:val="0"/>
      <w:marBottom w:val="0"/>
      <w:divBdr>
        <w:top w:val="none" w:sz="0" w:space="0" w:color="auto"/>
        <w:left w:val="none" w:sz="0" w:space="0" w:color="auto"/>
        <w:bottom w:val="none" w:sz="0" w:space="0" w:color="auto"/>
        <w:right w:val="none" w:sz="0" w:space="0" w:color="auto"/>
      </w:divBdr>
    </w:div>
    <w:div w:id="617220982">
      <w:bodyDiv w:val="1"/>
      <w:marLeft w:val="0"/>
      <w:marRight w:val="0"/>
      <w:marTop w:val="0"/>
      <w:marBottom w:val="0"/>
      <w:divBdr>
        <w:top w:val="none" w:sz="0" w:space="0" w:color="auto"/>
        <w:left w:val="none" w:sz="0" w:space="0" w:color="auto"/>
        <w:bottom w:val="none" w:sz="0" w:space="0" w:color="auto"/>
        <w:right w:val="none" w:sz="0" w:space="0" w:color="auto"/>
      </w:divBdr>
      <w:divsChild>
        <w:div w:id="2136629653">
          <w:marLeft w:val="0"/>
          <w:marRight w:val="0"/>
          <w:marTop w:val="0"/>
          <w:marBottom w:val="0"/>
          <w:divBdr>
            <w:top w:val="none" w:sz="0" w:space="0" w:color="auto"/>
            <w:left w:val="none" w:sz="0" w:space="0" w:color="auto"/>
            <w:bottom w:val="none" w:sz="0" w:space="0" w:color="auto"/>
            <w:right w:val="none" w:sz="0" w:space="0" w:color="auto"/>
          </w:divBdr>
          <w:divsChild>
            <w:div w:id="859733484">
              <w:marLeft w:val="0"/>
              <w:marRight w:val="0"/>
              <w:marTop w:val="0"/>
              <w:marBottom w:val="0"/>
              <w:divBdr>
                <w:top w:val="none" w:sz="0" w:space="0" w:color="auto"/>
                <w:left w:val="none" w:sz="0" w:space="0" w:color="auto"/>
                <w:bottom w:val="none" w:sz="0" w:space="0" w:color="auto"/>
                <w:right w:val="none" w:sz="0" w:space="0" w:color="auto"/>
              </w:divBdr>
              <w:divsChild>
                <w:div w:id="1744059618">
                  <w:marLeft w:val="2928"/>
                  <w:marRight w:val="0"/>
                  <w:marTop w:val="720"/>
                  <w:marBottom w:val="0"/>
                  <w:divBdr>
                    <w:top w:val="none" w:sz="0" w:space="0" w:color="auto"/>
                    <w:left w:val="none" w:sz="0" w:space="0" w:color="auto"/>
                    <w:bottom w:val="none" w:sz="0" w:space="0" w:color="auto"/>
                    <w:right w:val="none" w:sz="0" w:space="0" w:color="auto"/>
                  </w:divBdr>
                  <w:divsChild>
                    <w:div w:id="247464482">
                      <w:marLeft w:val="2928"/>
                      <w:marRight w:val="0"/>
                      <w:marTop w:val="720"/>
                      <w:marBottom w:val="0"/>
                      <w:divBdr>
                        <w:top w:val="none" w:sz="0" w:space="0" w:color="auto"/>
                        <w:left w:val="none" w:sz="0" w:space="0" w:color="auto"/>
                        <w:bottom w:val="none" w:sz="0" w:space="0" w:color="auto"/>
                        <w:right w:val="none" w:sz="0" w:space="0" w:color="auto"/>
                      </w:divBdr>
                      <w:divsChild>
                        <w:div w:id="366180696">
                          <w:marLeft w:val="75"/>
                          <w:marRight w:val="0"/>
                          <w:marTop w:val="0"/>
                          <w:marBottom w:val="0"/>
                          <w:divBdr>
                            <w:top w:val="none" w:sz="0" w:space="0" w:color="auto"/>
                            <w:left w:val="none" w:sz="0" w:space="0" w:color="auto"/>
                            <w:bottom w:val="none" w:sz="0" w:space="0" w:color="auto"/>
                            <w:right w:val="none" w:sz="0" w:space="0" w:color="auto"/>
                          </w:divBdr>
                        </w:div>
                        <w:div w:id="1340084724">
                          <w:marLeft w:val="75"/>
                          <w:marRight w:val="0"/>
                          <w:marTop w:val="0"/>
                          <w:marBottom w:val="0"/>
                          <w:divBdr>
                            <w:top w:val="none" w:sz="0" w:space="0" w:color="auto"/>
                            <w:left w:val="none" w:sz="0" w:space="0" w:color="auto"/>
                            <w:bottom w:val="none" w:sz="0" w:space="0" w:color="auto"/>
                            <w:right w:val="none" w:sz="0" w:space="0" w:color="auto"/>
                          </w:divBdr>
                        </w:div>
                        <w:div w:id="134312206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205460">
      <w:bodyDiv w:val="1"/>
      <w:marLeft w:val="0"/>
      <w:marRight w:val="0"/>
      <w:marTop w:val="0"/>
      <w:marBottom w:val="0"/>
      <w:divBdr>
        <w:top w:val="none" w:sz="0" w:space="0" w:color="auto"/>
        <w:left w:val="none" w:sz="0" w:space="0" w:color="auto"/>
        <w:bottom w:val="none" w:sz="0" w:space="0" w:color="auto"/>
        <w:right w:val="none" w:sz="0" w:space="0" w:color="auto"/>
      </w:divBdr>
      <w:divsChild>
        <w:div w:id="20667047">
          <w:marLeft w:val="0"/>
          <w:marRight w:val="0"/>
          <w:marTop w:val="0"/>
          <w:marBottom w:val="0"/>
          <w:divBdr>
            <w:top w:val="none" w:sz="0" w:space="0" w:color="auto"/>
            <w:left w:val="none" w:sz="0" w:space="0" w:color="auto"/>
            <w:bottom w:val="none" w:sz="0" w:space="0" w:color="auto"/>
            <w:right w:val="none" w:sz="0" w:space="0" w:color="auto"/>
          </w:divBdr>
        </w:div>
        <w:div w:id="257251348">
          <w:marLeft w:val="0"/>
          <w:marRight w:val="0"/>
          <w:marTop w:val="0"/>
          <w:marBottom w:val="0"/>
          <w:divBdr>
            <w:top w:val="none" w:sz="0" w:space="0" w:color="auto"/>
            <w:left w:val="none" w:sz="0" w:space="0" w:color="auto"/>
            <w:bottom w:val="none" w:sz="0" w:space="0" w:color="auto"/>
            <w:right w:val="none" w:sz="0" w:space="0" w:color="auto"/>
          </w:divBdr>
        </w:div>
        <w:div w:id="395931142">
          <w:marLeft w:val="0"/>
          <w:marRight w:val="0"/>
          <w:marTop w:val="0"/>
          <w:marBottom w:val="0"/>
          <w:divBdr>
            <w:top w:val="none" w:sz="0" w:space="0" w:color="auto"/>
            <w:left w:val="none" w:sz="0" w:space="0" w:color="auto"/>
            <w:bottom w:val="none" w:sz="0" w:space="0" w:color="auto"/>
            <w:right w:val="none" w:sz="0" w:space="0" w:color="auto"/>
          </w:divBdr>
        </w:div>
        <w:div w:id="463042817">
          <w:marLeft w:val="0"/>
          <w:marRight w:val="0"/>
          <w:marTop w:val="0"/>
          <w:marBottom w:val="0"/>
          <w:divBdr>
            <w:top w:val="none" w:sz="0" w:space="0" w:color="auto"/>
            <w:left w:val="none" w:sz="0" w:space="0" w:color="auto"/>
            <w:bottom w:val="none" w:sz="0" w:space="0" w:color="auto"/>
            <w:right w:val="none" w:sz="0" w:space="0" w:color="auto"/>
          </w:divBdr>
        </w:div>
        <w:div w:id="620888674">
          <w:marLeft w:val="0"/>
          <w:marRight w:val="0"/>
          <w:marTop w:val="0"/>
          <w:marBottom w:val="0"/>
          <w:divBdr>
            <w:top w:val="none" w:sz="0" w:space="0" w:color="auto"/>
            <w:left w:val="none" w:sz="0" w:space="0" w:color="auto"/>
            <w:bottom w:val="none" w:sz="0" w:space="0" w:color="auto"/>
            <w:right w:val="none" w:sz="0" w:space="0" w:color="auto"/>
          </w:divBdr>
        </w:div>
        <w:div w:id="649792199">
          <w:marLeft w:val="0"/>
          <w:marRight w:val="0"/>
          <w:marTop w:val="0"/>
          <w:marBottom w:val="0"/>
          <w:divBdr>
            <w:top w:val="none" w:sz="0" w:space="0" w:color="auto"/>
            <w:left w:val="none" w:sz="0" w:space="0" w:color="auto"/>
            <w:bottom w:val="none" w:sz="0" w:space="0" w:color="auto"/>
            <w:right w:val="none" w:sz="0" w:space="0" w:color="auto"/>
          </w:divBdr>
        </w:div>
        <w:div w:id="829176343">
          <w:marLeft w:val="0"/>
          <w:marRight w:val="0"/>
          <w:marTop w:val="0"/>
          <w:marBottom w:val="0"/>
          <w:divBdr>
            <w:top w:val="none" w:sz="0" w:space="0" w:color="auto"/>
            <w:left w:val="none" w:sz="0" w:space="0" w:color="auto"/>
            <w:bottom w:val="none" w:sz="0" w:space="0" w:color="auto"/>
            <w:right w:val="none" w:sz="0" w:space="0" w:color="auto"/>
          </w:divBdr>
        </w:div>
        <w:div w:id="865604628">
          <w:marLeft w:val="0"/>
          <w:marRight w:val="0"/>
          <w:marTop w:val="0"/>
          <w:marBottom w:val="0"/>
          <w:divBdr>
            <w:top w:val="none" w:sz="0" w:space="0" w:color="auto"/>
            <w:left w:val="none" w:sz="0" w:space="0" w:color="auto"/>
            <w:bottom w:val="none" w:sz="0" w:space="0" w:color="auto"/>
            <w:right w:val="none" w:sz="0" w:space="0" w:color="auto"/>
          </w:divBdr>
        </w:div>
        <w:div w:id="1310479150">
          <w:marLeft w:val="0"/>
          <w:marRight w:val="0"/>
          <w:marTop w:val="0"/>
          <w:marBottom w:val="0"/>
          <w:divBdr>
            <w:top w:val="none" w:sz="0" w:space="0" w:color="auto"/>
            <w:left w:val="none" w:sz="0" w:space="0" w:color="auto"/>
            <w:bottom w:val="none" w:sz="0" w:space="0" w:color="auto"/>
            <w:right w:val="none" w:sz="0" w:space="0" w:color="auto"/>
          </w:divBdr>
        </w:div>
        <w:div w:id="1328946449">
          <w:marLeft w:val="0"/>
          <w:marRight w:val="0"/>
          <w:marTop w:val="0"/>
          <w:marBottom w:val="0"/>
          <w:divBdr>
            <w:top w:val="none" w:sz="0" w:space="0" w:color="auto"/>
            <w:left w:val="none" w:sz="0" w:space="0" w:color="auto"/>
            <w:bottom w:val="none" w:sz="0" w:space="0" w:color="auto"/>
            <w:right w:val="none" w:sz="0" w:space="0" w:color="auto"/>
          </w:divBdr>
        </w:div>
        <w:div w:id="1569606224">
          <w:marLeft w:val="0"/>
          <w:marRight w:val="0"/>
          <w:marTop w:val="0"/>
          <w:marBottom w:val="0"/>
          <w:divBdr>
            <w:top w:val="none" w:sz="0" w:space="0" w:color="auto"/>
            <w:left w:val="none" w:sz="0" w:space="0" w:color="auto"/>
            <w:bottom w:val="none" w:sz="0" w:space="0" w:color="auto"/>
            <w:right w:val="none" w:sz="0" w:space="0" w:color="auto"/>
          </w:divBdr>
        </w:div>
        <w:div w:id="1609506342">
          <w:marLeft w:val="0"/>
          <w:marRight w:val="0"/>
          <w:marTop w:val="0"/>
          <w:marBottom w:val="0"/>
          <w:divBdr>
            <w:top w:val="none" w:sz="0" w:space="0" w:color="auto"/>
            <w:left w:val="none" w:sz="0" w:space="0" w:color="auto"/>
            <w:bottom w:val="none" w:sz="0" w:space="0" w:color="auto"/>
            <w:right w:val="none" w:sz="0" w:space="0" w:color="auto"/>
          </w:divBdr>
        </w:div>
        <w:div w:id="1853839566">
          <w:marLeft w:val="0"/>
          <w:marRight w:val="0"/>
          <w:marTop w:val="0"/>
          <w:marBottom w:val="0"/>
          <w:divBdr>
            <w:top w:val="none" w:sz="0" w:space="0" w:color="auto"/>
            <w:left w:val="none" w:sz="0" w:space="0" w:color="auto"/>
            <w:bottom w:val="none" w:sz="0" w:space="0" w:color="auto"/>
            <w:right w:val="none" w:sz="0" w:space="0" w:color="auto"/>
          </w:divBdr>
        </w:div>
        <w:div w:id="1884710413">
          <w:marLeft w:val="0"/>
          <w:marRight w:val="0"/>
          <w:marTop w:val="0"/>
          <w:marBottom w:val="0"/>
          <w:divBdr>
            <w:top w:val="none" w:sz="0" w:space="0" w:color="auto"/>
            <w:left w:val="none" w:sz="0" w:space="0" w:color="auto"/>
            <w:bottom w:val="none" w:sz="0" w:space="0" w:color="auto"/>
            <w:right w:val="none" w:sz="0" w:space="0" w:color="auto"/>
          </w:divBdr>
        </w:div>
        <w:div w:id="1915434909">
          <w:marLeft w:val="0"/>
          <w:marRight w:val="0"/>
          <w:marTop w:val="0"/>
          <w:marBottom w:val="0"/>
          <w:divBdr>
            <w:top w:val="none" w:sz="0" w:space="0" w:color="auto"/>
            <w:left w:val="none" w:sz="0" w:space="0" w:color="auto"/>
            <w:bottom w:val="none" w:sz="0" w:space="0" w:color="auto"/>
            <w:right w:val="none" w:sz="0" w:space="0" w:color="auto"/>
          </w:divBdr>
        </w:div>
        <w:div w:id="2110655574">
          <w:marLeft w:val="0"/>
          <w:marRight w:val="0"/>
          <w:marTop w:val="0"/>
          <w:marBottom w:val="0"/>
          <w:divBdr>
            <w:top w:val="none" w:sz="0" w:space="0" w:color="auto"/>
            <w:left w:val="none" w:sz="0" w:space="0" w:color="auto"/>
            <w:bottom w:val="none" w:sz="0" w:space="0" w:color="auto"/>
            <w:right w:val="none" w:sz="0" w:space="0" w:color="auto"/>
          </w:divBdr>
        </w:div>
        <w:div w:id="2133329480">
          <w:marLeft w:val="0"/>
          <w:marRight w:val="0"/>
          <w:marTop w:val="0"/>
          <w:marBottom w:val="0"/>
          <w:divBdr>
            <w:top w:val="none" w:sz="0" w:space="0" w:color="auto"/>
            <w:left w:val="none" w:sz="0" w:space="0" w:color="auto"/>
            <w:bottom w:val="none" w:sz="0" w:space="0" w:color="auto"/>
            <w:right w:val="none" w:sz="0" w:space="0" w:color="auto"/>
          </w:divBdr>
        </w:div>
      </w:divsChild>
    </w:div>
    <w:div w:id="825780637">
      <w:bodyDiv w:val="1"/>
      <w:marLeft w:val="0"/>
      <w:marRight w:val="0"/>
      <w:marTop w:val="0"/>
      <w:marBottom w:val="0"/>
      <w:divBdr>
        <w:top w:val="none" w:sz="0" w:space="0" w:color="auto"/>
        <w:left w:val="none" w:sz="0" w:space="0" w:color="auto"/>
        <w:bottom w:val="none" w:sz="0" w:space="0" w:color="auto"/>
        <w:right w:val="none" w:sz="0" w:space="0" w:color="auto"/>
      </w:divBdr>
    </w:div>
    <w:div w:id="999191666">
      <w:bodyDiv w:val="1"/>
      <w:marLeft w:val="0"/>
      <w:marRight w:val="0"/>
      <w:marTop w:val="0"/>
      <w:marBottom w:val="0"/>
      <w:divBdr>
        <w:top w:val="none" w:sz="0" w:space="0" w:color="auto"/>
        <w:left w:val="none" w:sz="0" w:space="0" w:color="auto"/>
        <w:bottom w:val="none" w:sz="0" w:space="0" w:color="auto"/>
        <w:right w:val="none" w:sz="0" w:space="0" w:color="auto"/>
      </w:divBdr>
      <w:divsChild>
        <w:div w:id="1514685853">
          <w:marLeft w:val="0"/>
          <w:marRight w:val="0"/>
          <w:marTop w:val="0"/>
          <w:marBottom w:val="0"/>
          <w:divBdr>
            <w:top w:val="none" w:sz="0" w:space="0" w:color="auto"/>
            <w:left w:val="none" w:sz="0" w:space="0" w:color="auto"/>
            <w:bottom w:val="none" w:sz="0" w:space="0" w:color="auto"/>
            <w:right w:val="none" w:sz="0" w:space="0" w:color="auto"/>
          </w:divBdr>
          <w:divsChild>
            <w:div w:id="743602811">
              <w:marLeft w:val="0"/>
              <w:marRight w:val="0"/>
              <w:marTop w:val="0"/>
              <w:marBottom w:val="0"/>
              <w:divBdr>
                <w:top w:val="none" w:sz="0" w:space="0" w:color="auto"/>
                <w:left w:val="none" w:sz="0" w:space="0" w:color="auto"/>
                <w:bottom w:val="none" w:sz="0" w:space="0" w:color="auto"/>
                <w:right w:val="none" w:sz="0" w:space="0" w:color="auto"/>
              </w:divBdr>
              <w:divsChild>
                <w:div w:id="645399246">
                  <w:marLeft w:val="2928"/>
                  <w:marRight w:val="0"/>
                  <w:marTop w:val="720"/>
                  <w:marBottom w:val="0"/>
                  <w:divBdr>
                    <w:top w:val="none" w:sz="0" w:space="0" w:color="auto"/>
                    <w:left w:val="none" w:sz="0" w:space="0" w:color="auto"/>
                    <w:bottom w:val="none" w:sz="0" w:space="0" w:color="auto"/>
                    <w:right w:val="none" w:sz="0" w:space="0" w:color="auto"/>
                  </w:divBdr>
                  <w:divsChild>
                    <w:div w:id="19259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402270">
      <w:bodyDiv w:val="1"/>
      <w:marLeft w:val="0"/>
      <w:marRight w:val="0"/>
      <w:marTop w:val="0"/>
      <w:marBottom w:val="0"/>
      <w:divBdr>
        <w:top w:val="none" w:sz="0" w:space="0" w:color="auto"/>
        <w:left w:val="none" w:sz="0" w:space="0" w:color="auto"/>
        <w:bottom w:val="none" w:sz="0" w:space="0" w:color="auto"/>
        <w:right w:val="none" w:sz="0" w:space="0" w:color="auto"/>
      </w:divBdr>
      <w:divsChild>
        <w:div w:id="1702172488">
          <w:marLeft w:val="0"/>
          <w:marRight w:val="0"/>
          <w:marTop w:val="0"/>
          <w:marBottom w:val="0"/>
          <w:divBdr>
            <w:top w:val="none" w:sz="0" w:space="0" w:color="auto"/>
            <w:left w:val="none" w:sz="0" w:space="0" w:color="auto"/>
            <w:bottom w:val="none" w:sz="0" w:space="0" w:color="auto"/>
            <w:right w:val="none" w:sz="0" w:space="0" w:color="auto"/>
          </w:divBdr>
          <w:divsChild>
            <w:div w:id="705914006">
              <w:marLeft w:val="0"/>
              <w:marRight w:val="0"/>
              <w:marTop w:val="0"/>
              <w:marBottom w:val="0"/>
              <w:divBdr>
                <w:top w:val="none" w:sz="0" w:space="0" w:color="auto"/>
                <w:left w:val="none" w:sz="0" w:space="0" w:color="auto"/>
                <w:bottom w:val="none" w:sz="0" w:space="0" w:color="auto"/>
                <w:right w:val="none" w:sz="0" w:space="0" w:color="auto"/>
              </w:divBdr>
              <w:divsChild>
                <w:div w:id="766195323">
                  <w:marLeft w:val="0"/>
                  <w:marRight w:val="0"/>
                  <w:marTop w:val="0"/>
                  <w:marBottom w:val="0"/>
                  <w:divBdr>
                    <w:top w:val="none" w:sz="0" w:space="0" w:color="auto"/>
                    <w:left w:val="none" w:sz="0" w:space="0" w:color="auto"/>
                    <w:bottom w:val="none" w:sz="0" w:space="0" w:color="auto"/>
                    <w:right w:val="none" w:sz="0" w:space="0" w:color="auto"/>
                  </w:divBdr>
                  <w:divsChild>
                    <w:div w:id="2062051777">
                      <w:marLeft w:val="0"/>
                      <w:marRight w:val="0"/>
                      <w:marTop w:val="0"/>
                      <w:marBottom w:val="0"/>
                      <w:divBdr>
                        <w:top w:val="none" w:sz="0" w:space="0" w:color="auto"/>
                        <w:left w:val="none" w:sz="0" w:space="0" w:color="auto"/>
                        <w:bottom w:val="none" w:sz="0" w:space="0" w:color="auto"/>
                        <w:right w:val="none" w:sz="0" w:space="0" w:color="auto"/>
                      </w:divBdr>
                      <w:divsChild>
                        <w:div w:id="1330985387">
                          <w:marLeft w:val="0"/>
                          <w:marRight w:val="0"/>
                          <w:marTop w:val="0"/>
                          <w:marBottom w:val="0"/>
                          <w:divBdr>
                            <w:top w:val="none" w:sz="0" w:space="0" w:color="auto"/>
                            <w:left w:val="none" w:sz="0" w:space="0" w:color="auto"/>
                            <w:bottom w:val="none" w:sz="0" w:space="0" w:color="auto"/>
                            <w:right w:val="none" w:sz="0" w:space="0" w:color="auto"/>
                          </w:divBdr>
                          <w:divsChild>
                            <w:div w:id="1146436130">
                              <w:marLeft w:val="0"/>
                              <w:marRight w:val="0"/>
                              <w:marTop w:val="0"/>
                              <w:marBottom w:val="0"/>
                              <w:divBdr>
                                <w:top w:val="none" w:sz="0" w:space="0" w:color="auto"/>
                                <w:left w:val="none" w:sz="0" w:space="0" w:color="auto"/>
                                <w:bottom w:val="none" w:sz="0" w:space="0" w:color="auto"/>
                                <w:right w:val="none" w:sz="0" w:space="0" w:color="auto"/>
                              </w:divBdr>
                              <w:divsChild>
                                <w:div w:id="20075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152772">
      <w:bodyDiv w:val="1"/>
      <w:marLeft w:val="0"/>
      <w:marRight w:val="0"/>
      <w:marTop w:val="0"/>
      <w:marBottom w:val="0"/>
      <w:divBdr>
        <w:top w:val="none" w:sz="0" w:space="0" w:color="auto"/>
        <w:left w:val="none" w:sz="0" w:space="0" w:color="auto"/>
        <w:bottom w:val="none" w:sz="0" w:space="0" w:color="auto"/>
        <w:right w:val="none" w:sz="0" w:space="0" w:color="auto"/>
      </w:divBdr>
    </w:div>
    <w:div w:id="1216434470">
      <w:bodyDiv w:val="1"/>
      <w:marLeft w:val="0"/>
      <w:marRight w:val="0"/>
      <w:marTop w:val="0"/>
      <w:marBottom w:val="0"/>
      <w:divBdr>
        <w:top w:val="none" w:sz="0" w:space="0" w:color="auto"/>
        <w:left w:val="none" w:sz="0" w:space="0" w:color="auto"/>
        <w:bottom w:val="none" w:sz="0" w:space="0" w:color="auto"/>
        <w:right w:val="none" w:sz="0" w:space="0" w:color="auto"/>
      </w:divBdr>
    </w:div>
    <w:div w:id="1304581987">
      <w:bodyDiv w:val="1"/>
      <w:marLeft w:val="0"/>
      <w:marRight w:val="0"/>
      <w:marTop w:val="0"/>
      <w:marBottom w:val="0"/>
      <w:divBdr>
        <w:top w:val="none" w:sz="0" w:space="0" w:color="auto"/>
        <w:left w:val="none" w:sz="0" w:space="0" w:color="auto"/>
        <w:bottom w:val="none" w:sz="0" w:space="0" w:color="auto"/>
        <w:right w:val="none" w:sz="0" w:space="0" w:color="auto"/>
      </w:divBdr>
    </w:div>
    <w:div w:id="1308700992">
      <w:bodyDiv w:val="1"/>
      <w:marLeft w:val="0"/>
      <w:marRight w:val="0"/>
      <w:marTop w:val="0"/>
      <w:marBottom w:val="0"/>
      <w:divBdr>
        <w:top w:val="none" w:sz="0" w:space="0" w:color="auto"/>
        <w:left w:val="none" w:sz="0" w:space="0" w:color="auto"/>
        <w:bottom w:val="none" w:sz="0" w:space="0" w:color="auto"/>
        <w:right w:val="none" w:sz="0" w:space="0" w:color="auto"/>
      </w:divBdr>
    </w:div>
    <w:div w:id="1402867613">
      <w:bodyDiv w:val="1"/>
      <w:marLeft w:val="0"/>
      <w:marRight w:val="0"/>
      <w:marTop w:val="0"/>
      <w:marBottom w:val="0"/>
      <w:divBdr>
        <w:top w:val="none" w:sz="0" w:space="0" w:color="auto"/>
        <w:left w:val="none" w:sz="0" w:space="0" w:color="auto"/>
        <w:bottom w:val="none" w:sz="0" w:space="0" w:color="auto"/>
        <w:right w:val="none" w:sz="0" w:space="0" w:color="auto"/>
      </w:divBdr>
    </w:div>
    <w:div w:id="1443376014">
      <w:bodyDiv w:val="1"/>
      <w:marLeft w:val="0"/>
      <w:marRight w:val="0"/>
      <w:marTop w:val="0"/>
      <w:marBottom w:val="0"/>
      <w:divBdr>
        <w:top w:val="none" w:sz="0" w:space="0" w:color="auto"/>
        <w:left w:val="none" w:sz="0" w:space="0" w:color="auto"/>
        <w:bottom w:val="none" w:sz="0" w:space="0" w:color="auto"/>
        <w:right w:val="none" w:sz="0" w:space="0" w:color="auto"/>
      </w:divBdr>
      <w:divsChild>
        <w:div w:id="897714402">
          <w:marLeft w:val="0"/>
          <w:marRight w:val="0"/>
          <w:marTop w:val="0"/>
          <w:marBottom w:val="0"/>
          <w:divBdr>
            <w:top w:val="none" w:sz="0" w:space="0" w:color="auto"/>
            <w:left w:val="none" w:sz="0" w:space="0" w:color="auto"/>
            <w:bottom w:val="none" w:sz="0" w:space="0" w:color="auto"/>
            <w:right w:val="none" w:sz="0" w:space="0" w:color="auto"/>
          </w:divBdr>
        </w:div>
      </w:divsChild>
    </w:div>
    <w:div w:id="1750039986">
      <w:bodyDiv w:val="1"/>
      <w:marLeft w:val="0"/>
      <w:marRight w:val="0"/>
      <w:marTop w:val="0"/>
      <w:marBottom w:val="0"/>
      <w:divBdr>
        <w:top w:val="none" w:sz="0" w:space="0" w:color="auto"/>
        <w:left w:val="none" w:sz="0" w:space="0" w:color="auto"/>
        <w:bottom w:val="none" w:sz="0" w:space="0" w:color="auto"/>
        <w:right w:val="none" w:sz="0" w:space="0" w:color="auto"/>
      </w:divBdr>
    </w:div>
    <w:div w:id="1775127577">
      <w:bodyDiv w:val="1"/>
      <w:marLeft w:val="0"/>
      <w:marRight w:val="0"/>
      <w:marTop w:val="0"/>
      <w:marBottom w:val="0"/>
      <w:divBdr>
        <w:top w:val="none" w:sz="0" w:space="0" w:color="auto"/>
        <w:left w:val="none" w:sz="0" w:space="0" w:color="auto"/>
        <w:bottom w:val="none" w:sz="0" w:space="0" w:color="auto"/>
        <w:right w:val="none" w:sz="0" w:space="0" w:color="auto"/>
      </w:divBdr>
      <w:divsChild>
        <w:div w:id="42602395">
          <w:marLeft w:val="0"/>
          <w:marRight w:val="0"/>
          <w:marTop w:val="0"/>
          <w:marBottom w:val="0"/>
          <w:divBdr>
            <w:top w:val="none" w:sz="0" w:space="0" w:color="auto"/>
            <w:left w:val="none" w:sz="0" w:space="0" w:color="auto"/>
            <w:bottom w:val="none" w:sz="0" w:space="0" w:color="auto"/>
            <w:right w:val="none" w:sz="0" w:space="0" w:color="auto"/>
          </w:divBdr>
        </w:div>
        <w:div w:id="48577282">
          <w:marLeft w:val="0"/>
          <w:marRight w:val="0"/>
          <w:marTop w:val="0"/>
          <w:marBottom w:val="0"/>
          <w:divBdr>
            <w:top w:val="none" w:sz="0" w:space="0" w:color="auto"/>
            <w:left w:val="none" w:sz="0" w:space="0" w:color="auto"/>
            <w:bottom w:val="none" w:sz="0" w:space="0" w:color="auto"/>
            <w:right w:val="none" w:sz="0" w:space="0" w:color="auto"/>
          </w:divBdr>
        </w:div>
        <w:div w:id="346564868">
          <w:marLeft w:val="0"/>
          <w:marRight w:val="0"/>
          <w:marTop w:val="0"/>
          <w:marBottom w:val="0"/>
          <w:divBdr>
            <w:top w:val="none" w:sz="0" w:space="0" w:color="auto"/>
            <w:left w:val="none" w:sz="0" w:space="0" w:color="auto"/>
            <w:bottom w:val="none" w:sz="0" w:space="0" w:color="auto"/>
            <w:right w:val="none" w:sz="0" w:space="0" w:color="auto"/>
          </w:divBdr>
        </w:div>
        <w:div w:id="381487638">
          <w:marLeft w:val="0"/>
          <w:marRight w:val="0"/>
          <w:marTop w:val="0"/>
          <w:marBottom w:val="0"/>
          <w:divBdr>
            <w:top w:val="none" w:sz="0" w:space="0" w:color="auto"/>
            <w:left w:val="none" w:sz="0" w:space="0" w:color="auto"/>
            <w:bottom w:val="none" w:sz="0" w:space="0" w:color="auto"/>
            <w:right w:val="none" w:sz="0" w:space="0" w:color="auto"/>
          </w:divBdr>
        </w:div>
        <w:div w:id="580991960">
          <w:marLeft w:val="0"/>
          <w:marRight w:val="0"/>
          <w:marTop w:val="0"/>
          <w:marBottom w:val="0"/>
          <w:divBdr>
            <w:top w:val="none" w:sz="0" w:space="0" w:color="auto"/>
            <w:left w:val="none" w:sz="0" w:space="0" w:color="auto"/>
            <w:bottom w:val="none" w:sz="0" w:space="0" w:color="auto"/>
            <w:right w:val="none" w:sz="0" w:space="0" w:color="auto"/>
          </w:divBdr>
        </w:div>
        <w:div w:id="765807595">
          <w:marLeft w:val="0"/>
          <w:marRight w:val="0"/>
          <w:marTop w:val="0"/>
          <w:marBottom w:val="0"/>
          <w:divBdr>
            <w:top w:val="none" w:sz="0" w:space="0" w:color="auto"/>
            <w:left w:val="none" w:sz="0" w:space="0" w:color="auto"/>
            <w:bottom w:val="none" w:sz="0" w:space="0" w:color="auto"/>
            <w:right w:val="none" w:sz="0" w:space="0" w:color="auto"/>
          </w:divBdr>
        </w:div>
        <w:div w:id="799415478">
          <w:marLeft w:val="0"/>
          <w:marRight w:val="0"/>
          <w:marTop w:val="0"/>
          <w:marBottom w:val="0"/>
          <w:divBdr>
            <w:top w:val="none" w:sz="0" w:space="0" w:color="auto"/>
            <w:left w:val="none" w:sz="0" w:space="0" w:color="auto"/>
            <w:bottom w:val="none" w:sz="0" w:space="0" w:color="auto"/>
            <w:right w:val="none" w:sz="0" w:space="0" w:color="auto"/>
          </w:divBdr>
        </w:div>
        <w:div w:id="847447436">
          <w:marLeft w:val="0"/>
          <w:marRight w:val="0"/>
          <w:marTop w:val="0"/>
          <w:marBottom w:val="0"/>
          <w:divBdr>
            <w:top w:val="none" w:sz="0" w:space="0" w:color="auto"/>
            <w:left w:val="none" w:sz="0" w:space="0" w:color="auto"/>
            <w:bottom w:val="none" w:sz="0" w:space="0" w:color="auto"/>
            <w:right w:val="none" w:sz="0" w:space="0" w:color="auto"/>
          </w:divBdr>
        </w:div>
        <w:div w:id="1394815262">
          <w:marLeft w:val="0"/>
          <w:marRight w:val="0"/>
          <w:marTop w:val="0"/>
          <w:marBottom w:val="0"/>
          <w:divBdr>
            <w:top w:val="none" w:sz="0" w:space="0" w:color="auto"/>
            <w:left w:val="none" w:sz="0" w:space="0" w:color="auto"/>
            <w:bottom w:val="none" w:sz="0" w:space="0" w:color="auto"/>
            <w:right w:val="none" w:sz="0" w:space="0" w:color="auto"/>
          </w:divBdr>
        </w:div>
        <w:div w:id="1561676355">
          <w:marLeft w:val="0"/>
          <w:marRight w:val="0"/>
          <w:marTop w:val="0"/>
          <w:marBottom w:val="0"/>
          <w:divBdr>
            <w:top w:val="none" w:sz="0" w:space="0" w:color="auto"/>
            <w:left w:val="none" w:sz="0" w:space="0" w:color="auto"/>
            <w:bottom w:val="none" w:sz="0" w:space="0" w:color="auto"/>
            <w:right w:val="none" w:sz="0" w:space="0" w:color="auto"/>
          </w:divBdr>
        </w:div>
        <w:div w:id="1600406932">
          <w:marLeft w:val="0"/>
          <w:marRight w:val="0"/>
          <w:marTop w:val="0"/>
          <w:marBottom w:val="0"/>
          <w:divBdr>
            <w:top w:val="none" w:sz="0" w:space="0" w:color="auto"/>
            <w:left w:val="none" w:sz="0" w:space="0" w:color="auto"/>
            <w:bottom w:val="none" w:sz="0" w:space="0" w:color="auto"/>
            <w:right w:val="none" w:sz="0" w:space="0" w:color="auto"/>
          </w:divBdr>
        </w:div>
        <w:div w:id="1826894051">
          <w:marLeft w:val="0"/>
          <w:marRight w:val="0"/>
          <w:marTop w:val="0"/>
          <w:marBottom w:val="0"/>
          <w:divBdr>
            <w:top w:val="none" w:sz="0" w:space="0" w:color="auto"/>
            <w:left w:val="none" w:sz="0" w:space="0" w:color="auto"/>
            <w:bottom w:val="none" w:sz="0" w:space="0" w:color="auto"/>
            <w:right w:val="none" w:sz="0" w:space="0" w:color="auto"/>
          </w:divBdr>
        </w:div>
        <w:div w:id="1829323767">
          <w:marLeft w:val="0"/>
          <w:marRight w:val="0"/>
          <w:marTop w:val="0"/>
          <w:marBottom w:val="0"/>
          <w:divBdr>
            <w:top w:val="none" w:sz="0" w:space="0" w:color="auto"/>
            <w:left w:val="none" w:sz="0" w:space="0" w:color="auto"/>
            <w:bottom w:val="none" w:sz="0" w:space="0" w:color="auto"/>
            <w:right w:val="none" w:sz="0" w:space="0" w:color="auto"/>
          </w:divBdr>
        </w:div>
        <w:div w:id="2044204988">
          <w:marLeft w:val="0"/>
          <w:marRight w:val="0"/>
          <w:marTop w:val="0"/>
          <w:marBottom w:val="0"/>
          <w:divBdr>
            <w:top w:val="none" w:sz="0" w:space="0" w:color="auto"/>
            <w:left w:val="none" w:sz="0" w:space="0" w:color="auto"/>
            <w:bottom w:val="none" w:sz="0" w:space="0" w:color="auto"/>
            <w:right w:val="none" w:sz="0" w:space="0" w:color="auto"/>
          </w:divBdr>
        </w:div>
        <w:div w:id="2074961862">
          <w:marLeft w:val="0"/>
          <w:marRight w:val="0"/>
          <w:marTop w:val="0"/>
          <w:marBottom w:val="0"/>
          <w:divBdr>
            <w:top w:val="none" w:sz="0" w:space="0" w:color="auto"/>
            <w:left w:val="none" w:sz="0" w:space="0" w:color="auto"/>
            <w:bottom w:val="none" w:sz="0" w:space="0" w:color="auto"/>
            <w:right w:val="none" w:sz="0" w:space="0" w:color="auto"/>
          </w:divBdr>
        </w:div>
      </w:divsChild>
    </w:div>
    <w:div w:id="200011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22725-E833-4AC6-8EDA-0C891CC3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7541</Words>
  <Characters>42985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User Requirements Specification</vt:lpstr>
    </vt:vector>
  </TitlesOfParts>
  <Company>Jeppesen</Company>
  <LinksUpToDate>false</LinksUpToDate>
  <CharactersWithSpaces>50426</CharactersWithSpaces>
  <SharedDoc>false</SharedDoc>
  <HLinks>
    <vt:vector size="174" baseType="variant">
      <vt:variant>
        <vt:i4>1245244</vt:i4>
      </vt:variant>
      <vt:variant>
        <vt:i4>185</vt:i4>
      </vt:variant>
      <vt:variant>
        <vt:i4>0</vt:i4>
      </vt:variant>
      <vt:variant>
        <vt:i4>5</vt:i4>
      </vt:variant>
      <vt:variant>
        <vt:lpwstr/>
      </vt:variant>
      <vt:variant>
        <vt:lpwstr>_Toc173584626</vt:lpwstr>
      </vt:variant>
      <vt:variant>
        <vt:i4>1245244</vt:i4>
      </vt:variant>
      <vt:variant>
        <vt:i4>179</vt:i4>
      </vt:variant>
      <vt:variant>
        <vt:i4>0</vt:i4>
      </vt:variant>
      <vt:variant>
        <vt:i4>5</vt:i4>
      </vt:variant>
      <vt:variant>
        <vt:lpwstr/>
      </vt:variant>
      <vt:variant>
        <vt:lpwstr>_Toc173584625</vt:lpwstr>
      </vt:variant>
      <vt:variant>
        <vt:i4>1245244</vt:i4>
      </vt:variant>
      <vt:variant>
        <vt:i4>173</vt:i4>
      </vt:variant>
      <vt:variant>
        <vt:i4>0</vt:i4>
      </vt:variant>
      <vt:variant>
        <vt:i4>5</vt:i4>
      </vt:variant>
      <vt:variant>
        <vt:lpwstr/>
      </vt:variant>
      <vt:variant>
        <vt:lpwstr>_Toc173584624</vt:lpwstr>
      </vt:variant>
      <vt:variant>
        <vt:i4>1245244</vt:i4>
      </vt:variant>
      <vt:variant>
        <vt:i4>167</vt:i4>
      </vt:variant>
      <vt:variant>
        <vt:i4>0</vt:i4>
      </vt:variant>
      <vt:variant>
        <vt:i4>5</vt:i4>
      </vt:variant>
      <vt:variant>
        <vt:lpwstr/>
      </vt:variant>
      <vt:variant>
        <vt:lpwstr>_Toc173584623</vt:lpwstr>
      </vt:variant>
      <vt:variant>
        <vt:i4>1245244</vt:i4>
      </vt:variant>
      <vt:variant>
        <vt:i4>161</vt:i4>
      </vt:variant>
      <vt:variant>
        <vt:i4>0</vt:i4>
      </vt:variant>
      <vt:variant>
        <vt:i4>5</vt:i4>
      </vt:variant>
      <vt:variant>
        <vt:lpwstr/>
      </vt:variant>
      <vt:variant>
        <vt:lpwstr>_Toc173584622</vt:lpwstr>
      </vt:variant>
      <vt:variant>
        <vt:i4>1245244</vt:i4>
      </vt:variant>
      <vt:variant>
        <vt:i4>155</vt:i4>
      </vt:variant>
      <vt:variant>
        <vt:i4>0</vt:i4>
      </vt:variant>
      <vt:variant>
        <vt:i4>5</vt:i4>
      </vt:variant>
      <vt:variant>
        <vt:lpwstr/>
      </vt:variant>
      <vt:variant>
        <vt:lpwstr>_Toc173584621</vt:lpwstr>
      </vt:variant>
      <vt:variant>
        <vt:i4>1245244</vt:i4>
      </vt:variant>
      <vt:variant>
        <vt:i4>149</vt:i4>
      </vt:variant>
      <vt:variant>
        <vt:i4>0</vt:i4>
      </vt:variant>
      <vt:variant>
        <vt:i4>5</vt:i4>
      </vt:variant>
      <vt:variant>
        <vt:lpwstr/>
      </vt:variant>
      <vt:variant>
        <vt:lpwstr>_Toc173584620</vt:lpwstr>
      </vt:variant>
      <vt:variant>
        <vt:i4>1048636</vt:i4>
      </vt:variant>
      <vt:variant>
        <vt:i4>143</vt:i4>
      </vt:variant>
      <vt:variant>
        <vt:i4>0</vt:i4>
      </vt:variant>
      <vt:variant>
        <vt:i4>5</vt:i4>
      </vt:variant>
      <vt:variant>
        <vt:lpwstr/>
      </vt:variant>
      <vt:variant>
        <vt:lpwstr>_Toc173584619</vt:lpwstr>
      </vt:variant>
      <vt:variant>
        <vt:i4>1048636</vt:i4>
      </vt:variant>
      <vt:variant>
        <vt:i4>137</vt:i4>
      </vt:variant>
      <vt:variant>
        <vt:i4>0</vt:i4>
      </vt:variant>
      <vt:variant>
        <vt:i4>5</vt:i4>
      </vt:variant>
      <vt:variant>
        <vt:lpwstr/>
      </vt:variant>
      <vt:variant>
        <vt:lpwstr>_Toc173584618</vt:lpwstr>
      </vt:variant>
      <vt:variant>
        <vt:i4>1048636</vt:i4>
      </vt:variant>
      <vt:variant>
        <vt:i4>131</vt:i4>
      </vt:variant>
      <vt:variant>
        <vt:i4>0</vt:i4>
      </vt:variant>
      <vt:variant>
        <vt:i4>5</vt:i4>
      </vt:variant>
      <vt:variant>
        <vt:lpwstr/>
      </vt:variant>
      <vt:variant>
        <vt:lpwstr>_Toc173584617</vt:lpwstr>
      </vt:variant>
      <vt:variant>
        <vt:i4>1048636</vt:i4>
      </vt:variant>
      <vt:variant>
        <vt:i4>125</vt:i4>
      </vt:variant>
      <vt:variant>
        <vt:i4>0</vt:i4>
      </vt:variant>
      <vt:variant>
        <vt:i4>5</vt:i4>
      </vt:variant>
      <vt:variant>
        <vt:lpwstr/>
      </vt:variant>
      <vt:variant>
        <vt:lpwstr>_Toc173584616</vt:lpwstr>
      </vt:variant>
      <vt:variant>
        <vt:i4>1048636</vt:i4>
      </vt:variant>
      <vt:variant>
        <vt:i4>119</vt:i4>
      </vt:variant>
      <vt:variant>
        <vt:i4>0</vt:i4>
      </vt:variant>
      <vt:variant>
        <vt:i4>5</vt:i4>
      </vt:variant>
      <vt:variant>
        <vt:lpwstr/>
      </vt:variant>
      <vt:variant>
        <vt:lpwstr>_Toc173584615</vt:lpwstr>
      </vt:variant>
      <vt:variant>
        <vt:i4>1048636</vt:i4>
      </vt:variant>
      <vt:variant>
        <vt:i4>113</vt:i4>
      </vt:variant>
      <vt:variant>
        <vt:i4>0</vt:i4>
      </vt:variant>
      <vt:variant>
        <vt:i4>5</vt:i4>
      </vt:variant>
      <vt:variant>
        <vt:lpwstr/>
      </vt:variant>
      <vt:variant>
        <vt:lpwstr>_Toc173584614</vt:lpwstr>
      </vt:variant>
      <vt:variant>
        <vt:i4>1048636</vt:i4>
      </vt:variant>
      <vt:variant>
        <vt:i4>107</vt:i4>
      </vt:variant>
      <vt:variant>
        <vt:i4>0</vt:i4>
      </vt:variant>
      <vt:variant>
        <vt:i4>5</vt:i4>
      </vt:variant>
      <vt:variant>
        <vt:lpwstr/>
      </vt:variant>
      <vt:variant>
        <vt:lpwstr>_Toc173584613</vt:lpwstr>
      </vt:variant>
      <vt:variant>
        <vt:i4>1048636</vt:i4>
      </vt:variant>
      <vt:variant>
        <vt:i4>101</vt:i4>
      </vt:variant>
      <vt:variant>
        <vt:i4>0</vt:i4>
      </vt:variant>
      <vt:variant>
        <vt:i4>5</vt:i4>
      </vt:variant>
      <vt:variant>
        <vt:lpwstr/>
      </vt:variant>
      <vt:variant>
        <vt:lpwstr>_Toc173584612</vt:lpwstr>
      </vt:variant>
      <vt:variant>
        <vt:i4>1048636</vt:i4>
      </vt:variant>
      <vt:variant>
        <vt:i4>95</vt:i4>
      </vt:variant>
      <vt:variant>
        <vt:i4>0</vt:i4>
      </vt:variant>
      <vt:variant>
        <vt:i4>5</vt:i4>
      </vt:variant>
      <vt:variant>
        <vt:lpwstr/>
      </vt:variant>
      <vt:variant>
        <vt:lpwstr>_Toc173584611</vt:lpwstr>
      </vt:variant>
      <vt:variant>
        <vt:i4>1048636</vt:i4>
      </vt:variant>
      <vt:variant>
        <vt:i4>89</vt:i4>
      </vt:variant>
      <vt:variant>
        <vt:i4>0</vt:i4>
      </vt:variant>
      <vt:variant>
        <vt:i4>5</vt:i4>
      </vt:variant>
      <vt:variant>
        <vt:lpwstr/>
      </vt:variant>
      <vt:variant>
        <vt:lpwstr>_Toc173584610</vt:lpwstr>
      </vt:variant>
      <vt:variant>
        <vt:i4>1114172</vt:i4>
      </vt:variant>
      <vt:variant>
        <vt:i4>83</vt:i4>
      </vt:variant>
      <vt:variant>
        <vt:i4>0</vt:i4>
      </vt:variant>
      <vt:variant>
        <vt:i4>5</vt:i4>
      </vt:variant>
      <vt:variant>
        <vt:lpwstr/>
      </vt:variant>
      <vt:variant>
        <vt:lpwstr>_Toc173584609</vt:lpwstr>
      </vt:variant>
      <vt:variant>
        <vt:i4>1114172</vt:i4>
      </vt:variant>
      <vt:variant>
        <vt:i4>77</vt:i4>
      </vt:variant>
      <vt:variant>
        <vt:i4>0</vt:i4>
      </vt:variant>
      <vt:variant>
        <vt:i4>5</vt:i4>
      </vt:variant>
      <vt:variant>
        <vt:lpwstr/>
      </vt:variant>
      <vt:variant>
        <vt:lpwstr>_Toc173584608</vt:lpwstr>
      </vt:variant>
      <vt:variant>
        <vt:i4>1114172</vt:i4>
      </vt:variant>
      <vt:variant>
        <vt:i4>71</vt:i4>
      </vt:variant>
      <vt:variant>
        <vt:i4>0</vt:i4>
      </vt:variant>
      <vt:variant>
        <vt:i4>5</vt:i4>
      </vt:variant>
      <vt:variant>
        <vt:lpwstr/>
      </vt:variant>
      <vt:variant>
        <vt:lpwstr>_Toc173584607</vt:lpwstr>
      </vt:variant>
      <vt:variant>
        <vt:i4>1114172</vt:i4>
      </vt:variant>
      <vt:variant>
        <vt:i4>65</vt:i4>
      </vt:variant>
      <vt:variant>
        <vt:i4>0</vt:i4>
      </vt:variant>
      <vt:variant>
        <vt:i4>5</vt:i4>
      </vt:variant>
      <vt:variant>
        <vt:lpwstr/>
      </vt:variant>
      <vt:variant>
        <vt:lpwstr>_Toc173584606</vt:lpwstr>
      </vt:variant>
      <vt:variant>
        <vt:i4>1114172</vt:i4>
      </vt:variant>
      <vt:variant>
        <vt:i4>59</vt:i4>
      </vt:variant>
      <vt:variant>
        <vt:i4>0</vt:i4>
      </vt:variant>
      <vt:variant>
        <vt:i4>5</vt:i4>
      </vt:variant>
      <vt:variant>
        <vt:lpwstr/>
      </vt:variant>
      <vt:variant>
        <vt:lpwstr>_Toc173584605</vt:lpwstr>
      </vt:variant>
      <vt:variant>
        <vt:i4>1114172</vt:i4>
      </vt:variant>
      <vt:variant>
        <vt:i4>53</vt:i4>
      </vt:variant>
      <vt:variant>
        <vt:i4>0</vt:i4>
      </vt:variant>
      <vt:variant>
        <vt:i4>5</vt:i4>
      </vt:variant>
      <vt:variant>
        <vt:lpwstr/>
      </vt:variant>
      <vt:variant>
        <vt:lpwstr>_Toc173584604</vt:lpwstr>
      </vt:variant>
      <vt:variant>
        <vt:i4>1114172</vt:i4>
      </vt:variant>
      <vt:variant>
        <vt:i4>47</vt:i4>
      </vt:variant>
      <vt:variant>
        <vt:i4>0</vt:i4>
      </vt:variant>
      <vt:variant>
        <vt:i4>5</vt:i4>
      </vt:variant>
      <vt:variant>
        <vt:lpwstr/>
      </vt:variant>
      <vt:variant>
        <vt:lpwstr>_Toc173584603</vt:lpwstr>
      </vt:variant>
      <vt:variant>
        <vt:i4>1114172</vt:i4>
      </vt:variant>
      <vt:variant>
        <vt:i4>41</vt:i4>
      </vt:variant>
      <vt:variant>
        <vt:i4>0</vt:i4>
      </vt:variant>
      <vt:variant>
        <vt:i4>5</vt:i4>
      </vt:variant>
      <vt:variant>
        <vt:lpwstr/>
      </vt:variant>
      <vt:variant>
        <vt:lpwstr>_Toc173584602</vt:lpwstr>
      </vt:variant>
      <vt:variant>
        <vt:i4>1114172</vt:i4>
      </vt:variant>
      <vt:variant>
        <vt:i4>35</vt:i4>
      </vt:variant>
      <vt:variant>
        <vt:i4>0</vt:i4>
      </vt:variant>
      <vt:variant>
        <vt:i4>5</vt:i4>
      </vt:variant>
      <vt:variant>
        <vt:lpwstr/>
      </vt:variant>
      <vt:variant>
        <vt:lpwstr>_Toc173584601</vt:lpwstr>
      </vt:variant>
      <vt:variant>
        <vt:i4>1114172</vt:i4>
      </vt:variant>
      <vt:variant>
        <vt:i4>29</vt:i4>
      </vt:variant>
      <vt:variant>
        <vt:i4>0</vt:i4>
      </vt:variant>
      <vt:variant>
        <vt:i4>5</vt:i4>
      </vt:variant>
      <vt:variant>
        <vt:lpwstr/>
      </vt:variant>
      <vt:variant>
        <vt:lpwstr>_Toc173584600</vt:lpwstr>
      </vt:variant>
      <vt:variant>
        <vt:i4>1572927</vt:i4>
      </vt:variant>
      <vt:variant>
        <vt:i4>23</vt:i4>
      </vt:variant>
      <vt:variant>
        <vt:i4>0</vt:i4>
      </vt:variant>
      <vt:variant>
        <vt:i4>5</vt:i4>
      </vt:variant>
      <vt:variant>
        <vt:lpwstr/>
      </vt:variant>
      <vt:variant>
        <vt:lpwstr>_Toc173584599</vt:lpwstr>
      </vt:variant>
      <vt:variant>
        <vt:i4>1572927</vt:i4>
      </vt:variant>
      <vt:variant>
        <vt:i4>17</vt:i4>
      </vt:variant>
      <vt:variant>
        <vt:i4>0</vt:i4>
      </vt:variant>
      <vt:variant>
        <vt:i4>5</vt:i4>
      </vt:variant>
      <vt:variant>
        <vt:lpwstr/>
      </vt:variant>
      <vt:variant>
        <vt:lpwstr>_Toc173584598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Requirements Specification</dc:title>
  <dc:subject>Requirements</dc:subject>
  <dc:creator>howard.donehower</dc:creator>
  <cp:lastModifiedBy>Simon Wang</cp:lastModifiedBy>
  <cp:revision>3</cp:revision>
  <cp:lastPrinted>2007-05-09T15:45:00Z</cp:lastPrinted>
  <dcterms:created xsi:type="dcterms:W3CDTF">2017-07-26T18:44:00Z</dcterms:created>
  <dcterms:modified xsi:type="dcterms:W3CDTF">2017-07-26T18:44:00Z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Name">
    <vt:lpwstr>Enterprise Spatial Data Management</vt:lpwstr>
  </property>
  <property fmtid="{D5CDD505-2E9C-101B-9397-08002B2CF9AE}" pid="3" name="Document Title">
    <vt:lpwstr>Search and Browse</vt:lpwstr>
  </property>
  <property fmtid="{D5CDD505-2E9C-101B-9397-08002B2CF9AE}" pid="4" name="Document Version Number">
    <vt:lpwstr>&lt;version&gt;</vt:lpwstr>
  </property>
  <property fmtid="{D5CDD505-2E9C-101B-9397-08002B2CF9AE}" pid="5" name="Date">
    <vt:lpwstr>5 March 2015</vt:lpwstr>
  </property>
  <property fmtid="{D5CDD505-2E9C-101B-9397-08002B2CF9AE}" pid="6" name="Document ID">
    <vt:lpwstr>Voyager_UserRequirementsSpecification_template</vt:lpwstr>
  </property>
  <property fmtid="{D5CDD505-2E9C-101B-9397-08002B2CF9AE}" pid="7" name="ReqProMenus">
    <vt:bool>false</vt:bool>
  </property>
  <property fmtid="{D5CDD505-2E9C-101B-9397-08002B2CF9AE}" pid="8" name="Undo10Write">
    <vt:lpwstr>175|138|93|28|</vt:lpwstr>
  </property>
</Properties>
</file>